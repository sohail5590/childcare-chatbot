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56E1" w:rsidRPr="00D2785C" w:rsidRDefault="000F5AEA">
      <w:pPr>
        <w:pStyle w:val="Header"/>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3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2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B3DEE" id="Rectangle 234"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wB7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gpGgHQTpE8hGxbZlKJoQ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LcAe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5E56E1" w:rsidRPr="00D2785C">
        <w:rPr>
          <w:rFonts w:ascii="Times New Roman" w:hAnsi="Times New Roman"/>
        </w:rPr>
        <w:tab/>
      </w:r>
      <w:smartTag w:uri="urn:schemas-microsoft-com:office:smarttags" w:element="place">
        <w:smartTag w:uri="urn:schemas-microsoft-com:office:smarttags" w:element="PlaceName">
          <w:r w:rsidR="005E56E1" w:rsidRPr="00D2785C">
            <w:rPr>
              <w:rFonts w:ascii="Times New Roman" w:hAnsi="Times New Roman"/>
            </w:rPr>
            <w:t>CHILD</w:t>
          </w:r>
        </w:smartTag>
        <w:r w:rsidR="005E56E1" w:rsidRPr="00D2785C">
          <w:rPr>
            <w:rFonts w:ascii="Times New Roman" w:hAnsi="Times New Roman"/>
          </w:rPr>
          <w:t xml:space="preserve"> </w:t>
        </w:r>
        <w:smartTag w:uri="urn:schemas-microsoft-com:office:smarttags" w:element="PlaceName">
          <w:r w:rsidR="005E56E1" w:rsidRPr="00D2785C">
            <w:rPr>
              <w:rFonts w:ascii="Times New Roman" w:hAnsi="Times New Roman"/>
            </w:rPr>
            <w:t>CARE</w:t>
          </w:r>
        </w:smartTag>
        <w:r w:rsidR="005E56E1" w:rsidRPr="00D2785C">
          <w:rPr>
            <w:rFonts w:ascii="Times New Roman" w:hAnsi="Times New Roman"/>
          </w:rPr>
          <w:t xml:space="preserve"> </w:t>
        </w:r>
        <w:smartTag w:uri="urn:schemas-microsoft-com:office:smarttags" w:element="PlaceType">
          <w:r w:rsidR="005E56E1"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101193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4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E41C0" id="Rectangle 235" o:spid="_x0000_s1026" style="position:absolute;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KMOOkgSJ9ANsK3LUXBJL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Rf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0F5AEA" w:rsidRDefault="005E56E1" w:rsidP="000F5AEA">
      <w:pPr>
        <w:pStyle w:val="Heading1"/>
        <w:rPr>
          <w:b/>
          <w:bCs/>
        </w:rPr>
      </w:pPr>
      <w:r w:rsidRPr="00D2785C">
        <w:tab/>
      </w:r>
      <w:r w:rsidRPr="000F5AEA">
        <w:rPr>
          <w:b/>
          <w:bCs/>
        </w:rPr>
        <w:t>Article</w:t>
      </w:r>
      <w:r w:rsidR="001F1624" w:rsidRPr="000F5AEA">
        <w:rPr>
          <w:b/>
          <w:bCs/>
        </w:rPr>
        <w:t xml:space="preserve"> </w:t>
      </w:r>
      <w:r w:rsidR="00CA4A48" w:rsidRPr="000F5AEA">
        <w:rPr>
          <w:b/>
          <w:bCs/>
        </w:rPr>
        <w:t>4</w:t>
      </w:r>
      <w:r w:rsidRPr="000F5AEA">
        <w:rPr>
          <w:b/>
          <w:bCs/>
        </w:rPr>
        <w:t>.  ENFORCEMENT PROVISIONS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101192</w:t>
      </w:r>
      <w:r w:rsidRPr="00D2785C">
        <w:rPr>
          <w:rFonts w:ascii="Times New Roman" w:hAnsi="Times New Roman"/>
          <w:b/>
          <w:sz w:val="22"/>
        </w:rPr>
        <w:tab/>
        <w:t>DENIAL OF A RENEWAL LICENSE</w:t>
      </w:r>
      <w:r w:rsidRPr="00D2785C">
        <w:rPr>
          <w:rFonts w:ascii="Times New Roman" w:hAnsi="Times New Roman"/>
          <w:b/>
          <w:sz w:val="22"/>
        </w:rPr>
        <w:tab/>
        <w:t>101192</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Repealed by Manual Letter No. CCL-98-11, effective </w:t>
      </w:r>
      <w:smartTag w:uri="urn:schemas-microsoft-com:office:smarttags" w:element="date">
        <w:smartTagPr>
          <w:attr w:name="Month" w:val="11"/>
          <w:attr w:name="Day" w:val="1"/>
          <w:attr w:name="Year" w:val="1998"/>
        </w:smartTagPr>
        <w:r w:rsidRPr="00D2785C">
          <w:rPr>
            <w:rFonts w:ascii="Times New Roman" w:hAnsi="Times New Roman"/>
            <w:sz w:val="22"/>
          </w:rPr>
          <w:t>11/1/98</w:t>
        </w:r>
      </w:smartTag>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101193</w:t>
      </w:r>
      <w:r w:rsidRPr="00D2785C">
        <w:rPr>
          <w:rFonts w:ascii="Times New Roman" w:hAnsi="Times New Roman"/>
          <w:b/>
          <w:sz w:val="22"/>
        </w:rPr>
        <w:tab/>
        <w:t>DEFICIENCIES IN COMPLIANCE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b/>
          <w:sz w:val="22"/>
        </w:rPr>
        <w:t>101193</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CA4A48" w:rsidRPr="00D2785C">
        <w:rPr>
          <w:rFonts w:ascii="Times New Roman" w:hAnsi="Times New Roman"/>
          <w:sz w:val="22"/>
        </w:rPr>
        <w:t xml:space="preserve">If during a licensing evaluation the evaluator determines that a deficiency exists, the </w:t>
      </w:r>
      <w:r w:rsidRPr="00D2785C">
        <w:rPr>
          <w:rFonts w:ascii="Times New Roman" w:hAnsi="Times New Roman"/>
          <w:sz w:val="22"/>
        </w:rPr>
        <w:t>evaluator shall issue a notice of deficiency unless the deficiency is not serious and is corrected during the visit.</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005E56E1" w:rsidRPr="00D2785C">
        <w:rPr>
          <w:rFonts w:ascii="Times New Roman" w:hAnsi="Times New Roman"/>
          <w:sz w:val="22"/>
        </w:rPr>
        <w:tab/>
        <w:t>The following are examples of regulations which if not complied with nearly always result in a serious deficiency.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005E56E1" w:rsidRPr="00D2785C">
        <w:rPr>
          <w:rFonts w:ascii="Times New Roman" w:hAnsi="Times New Roman"/>
          <w:sz w:val="22"/>
        </w:rPr>
        <w:tab/>
        <w:t>Section 101161 relating to limitations on the capacity or ambulatory status of the children in care.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005E56E1" w:rsidRPr="00D2785C">
        <w:rPr>
          <w:rFonts w:ascii="Times New Roman" w:hAnsi="Times New Roman"/>
          <w:sz w:val="22"/>
        </w:rPr>
        <w:tab/>
        <w:t>Section 101170 relating to criminal record clearances.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005E56E1" w:rsidRPr="00D2785C">
        <w:rPr>
          <w:rFonts w:ascii="Times New Roman" w:hAnsi="Times New Roman"/>
          <w:sz w:val="22"/>
        </w:rPr>
        <w:tab/>
        <w:t>Section 101171 relating to fire clearances.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005E56E1" w:rsidRPr="00D2785C">
        <w:rPr>
          <w:rFonts w:ascii="Times New Roman" w:hAnsi="Times New Roman"/>
          <w:sz w:val="22"/>
        </w:rPr>
        <w:tab/>
        <w:t>Section 101172 relating to water supply.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A4A48">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(E)</w:t>
      </w:r>
      <w:r w:rsidR="005E56E1" w:rsidRPr="00D2785C">
        <w:rPr>
          <w:rFonts w:ascii="Times New Roman" w:hAnsi="Times New Roman"/>
          <w:sz w:val="22"/>
        </w:rPr>
        <w:tab/>
        <w:t>Section 101223 relating to personal rights.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3228D">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(F)</w:t>
      </w:r>
      <w:r w:rsidR="005E56E1" w:rsidRPr="00D2785C">
        <w:rPr>
          <w:rFonts w:ascii="Times New Roman" w:hAnsi="Times New Roman"/>
          <w:sz w:val="22"/>
        </w:rPr>
        <w:tab/>
        <w:t>Section 101224 relating to telephone service.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(G)</w:t>
      </w:r>
      <w:r w:rsidR="005E56E1" w:rsidRPr="00D2785C">
        <w:rPr>
          <w:rFonts w:ascii="Times New Roman" w:hAnsi="Times New Roman"/>
          <w:sz w:val="22"/>
        </w:rPr>
        <w:tab/>
        <w:t>Section 101226(e) relating to storing and dispensing medications.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(H)</w:t>
      </w:r>
      <w:r w:rsidR="005E56E1" w:rsidRPr="00D2785C">
        <w:rPr>
          <w:rFonts w:ascii="Times New Roman" w:hAnsi="Times New Roman"/>
          <w:sz w:val="22"/>
        </w:rPr>
        <w:tab/>
        <w:t>Section 101227 relating to food storage, preparation and service.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(I)</w:t>
      </w:r>
      <w:r w:rsidR="005E56E1" w:rsidRPr="00D2785C">
        <w:rPr>
          <w:rFonts w:ascii="Times New Roman" w:hAnsi="Times New Roman"/>
          <w:sz w:val="22"/>
        </w:rPr>
        <w:tab/>
        <w:t>Section 101238 relating to the safety of children's accommodations.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(J)</w:t>
      </w:r>
      <w:r w:rsidR="005E56E1" w:rsidRPr="00D2785C">
        <w:rPr>
          <w:rFonts w:ascii="Times New Roman" w:hAnsi="Times New Roman"/>
          <w:sz w:val="22"/>
        </w:rPr>
        <w:tab/>
        <w:t>Section 101239(e)(1), (2), and (3) relating to hot water temperature and toilet facilities.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(K)</w:t>
      </w:r>
      <w:r w:rsidR="005E56E1" w:rsidRPr="00D2785C">
        <w:rPr>
          <w:rFonts w:ascii="Times New Roman" w:hAnsi="Times New Roman"/>
          <w:sz w:val="22"/>
        </w:rPr>
        <w:tab/>
        <w:t>Section 101239(f) relating to storage and disposal of solid wastes.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(L)</w:t>
      </w:r>
      <w:r w:rsidRPr="00D2785C">
        <w:rPr>
          <w:rFonts w:ascii="Times New Roman" w:hAnsi="Times New Roman"/>
          <w:sz w:val="22"/>
        </w:rPr>
        <w:tab/>
        <w:t>Any other regulation the violation of which the Department deems to be a serious deficiency as defined in Section 101152s.(3).</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26D85" w:rsidRPr="00D2785C" w:rsidRDefault="00626D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5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19190" id="Rectangle 236"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V/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XBJLa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JV/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6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3A3C0" id="Rectangle 237"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0h/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FE0S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G9If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59</w:t>
      </w:r>
    </w:p>
    <w:p w:rsidR="005E56E1" w:rsidRPr="00D2785C" w:rsidRDefault="005E56E1">
      <w:pPr>
        <w:pStyle w:val="Header"/>
        <w:jc w:val="both"/>
        <w:rPr>
          <w:rFonts w:ascii="Times New Roman" w:hAnsi="Times New Roman"/>
        </w:rPr>
      </w:pPr>
      <w:r w:rsidRPr="00D2785C">
        <w:rPr>
          <w:rFonts w:ascii="Times New Roman" w:hAnsi="Times New Roman"/>
        </w:rPr>
        <w:br w:type="page"/>
      </w:r>
      <w:r w:rsidR="000F5AEA" w:rsidRPr="00D2785C">
        <w:rPr>
          <w:rFonts w:ascii="Times New Roman" w:hAnsi="Times New Roman"/>
          <w:noProof/>
          <w:snapToGrid/>
        </w:rPr>
        <w:lastRenderedPageBreak/>
        <mc:AlternateContent>
          <mc:Choice Requires="wps">
            <w:drawing>
              <wp:anchor distT="0" distB="0" distL="114300" distR="114300" simplePos="0" relativeHeight="251607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2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1FCB3" id="Rectangle 238" o:spid="_x0000_s1026"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Z0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KMOOkgSJ9ANsK3LUVBm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SfZ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101193 (Cont.)</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8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4C940C" id="Rectangle 239" o:spid="_x0000_s1026" style="position:absolute;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HB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QFGnHQQpE8gG+HblqJgklp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A+H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101193</w:t>
      </w:r>
      <w:r w:rsidRPr="00D2785C">
        <w:rPr>
          <w:rFonts w:ascii="Times New Roman" w:hAnsi="Times New Roman"/>
          <w:b/>
          <w:sz w:val="22"/>
        </w:rPr>
        <w:tab/>
        <w:t>DEFICIENCIES IN COMPLIANCE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b/>
          <w:sz w:val="22"/>
        </w:rPr>
        <w:t>101193</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Prior to completion of an evaluation or other licensing visit</w:t>
      </w:r>
      <w:r w:rsidR="000C6D4B" w:rsidRPr="00D2785C">
        <w:rPr>
          <w:rFonts w:ascii="Times New Roman" w:hAnsi="Times New Roman"/>
          <w:sz w:val="22"/>
        </w:rPr>
        <w:t>, the person in charge of the child care center</w:t>
      </w:r>
      <w:r w:rsidRPr="00D2785C">
        <w:rPr>
          <w:rFonts w:ascii="Times New Roman" w:hAnsi="Times New Roman"/>
          <w:sz w:val="22"/>
        </w:rPr>
        <w:t xml:space="preserve"> shall meet with the evaluator to discuss any deficiencies noted, to jointly develop a plan for correcting each deficiency, and to acknowledge receipt of the notice of deficiency.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The </w:t>
      </w:r>
      <w:r w:rsidR="000C6D4B" w:rsidRPr="00D2785C">
        <w:rPr>
          <w:rFonts w:ascii="Times New Roman" w:hAnsi="Times New Roman"/>
          <w:sz w:val="22"/>
        </w:rPr>
        <w:t>evaluator shall, at the completion of the visit, personally deliver the notice of deficiency to the licensee or the person in charge of the child care center.  If the licensee is not present, the evaluator shall also mail a copy of the notice to the licensee.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C6D4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If the person in charge of the child care center refuses to accept the notice, the evaluator shall make a note of the refusal on the notice and leave a copy of the notice at the center.  The evaluator shall also mail a copy of the notice to the licensee.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The notice of deficiency shall be in writing and shall include the following: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0C6D4B" w:rsidRPr="00D2785C">
        <w:rPr>
          <w:rFonts w:ascii="Times New Roman" w:hAnsi="Times New Roman"/>
          <w:sz w:val="22"/>
        </w:rPr>
        <w:t>A citation of the law or regulation that has been violated</w:t>
      </w:r>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B3478F" w:rsidRPr="00D2785C">
        <w:rPr>
          <w:rFonts w:ascii="Times New Roman" w:hAnsi="Times New Roman"/>
          <w:sz w:val="22"/>
        </w:rPr>
        <w:t xml:space="preserve">A description of the deficiency stating the manner in which the licensee failed to comply with a specified law or regulation and, if applicable, the particular place or area of the child care center in which the deficiency </w:t>
      </w:r>
      <w:r w:rsidRPr="00D2785C">
        <w:rPr>
          <w:rFonts w:ascii="Times New Roman" w:hAnsi="Times New Roman"/>
          <w:sz w:val="22"/>
        </w:rPr>
        <w:t>occurred.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The plan developed, as specified in (b) above, for correcting each deficiency.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A date by which each deficiency shall be corrected.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In determining the date for correcting a deficiency, the evaluator shall consider the following factors: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potential hazard presented by the deficiency.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number of children affected.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The availability of equipment or personnel necessary to correct the deficiency.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 xml:space="preserve">The </w:t>
      </w:r>
      <w:r w:rsidR="00017B3D" w:rsidRPr="00D2785C">
        <w:rPr>
          <w:rFonts w:ascii="Times New Roman" w:hAnsi="Times New Roman"/>
          <w:sz w:val="22"/>
        </w:rPr>
        <w:t xml:space="preserve">estimated time for delivery and/or installation </w:t>
      </w:r>
      <w:r w:rsidRPr="00D2785C">
        <w:rPr>
          <w:rFonts w:ascii="Times New Roman" w:hAnsi="Times New Roman"/>
          <w:sz w:val="22"/>
        </w:rPr>
        <w:t>of necessary equipment.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date for correcting a deficiency shall not be more than 30 calendar days following service of the notice of deficiency unless the evaluator determines that the deficiency cannot be completely corrected in 30 calendar days.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26D85" w:rsidRPr="00D2785C" w:rsidRDefault="00626D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09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4A5E0" id="Rectangle 240"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RB+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KA4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fhEH4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0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8876E" id="Rectangle 241"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wfLKA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CrB8s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60</w:t>
      </w:r>
    </w:p>
    <w:p w:rsidR="00897015" w:rsidRPr="00D2785C" w:rsidRDefault="00897015" w:rsidP="00897015">
      <w:pPr>
        <w:pStyle w:val="Header"/>
        <w:spacing w:line="19" w:lineRule="exact"/>
        <w:jc w:val="both"/>
        <w:rPr>
          <w:rFonts w:ascii="Times New Roman" w:hAnsi="Times New Roman"/>
        </w:rPr>
      </w:pPr>
      <w:r w:rsidRPr="00D2785C">
        <w:rPr>
          <w:rFonts w:ascii="Times New Roman" w:hAnsi="Times New Roman"/>
        </w:rPr>
        <w:br w:type="page"/>
      </w:r>
    </w:p>
    <w:p w:rsidR="00897015" w:rsidRPr="00D2785C" w:rsidRDefault="00897015" w:rsidP="00897015">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14048" behindDoc="1" locked="0" layoutInCell="0" allowOverlap="1" wp14:anchorId="6019DED6" wp14:editId="5B86AC7B">
                <wp:simplePos x="0" y="0"/>
                <wp:positionH relativeFrom="page">
                  <wp:posOffset>914400</wp:posOffset>
                </wp:positionH>
                <wp:positionV relativeFrom="paragraph">
                  <wp:posOffset>0</wp:posOffset>
                </wp:positionV>
                <wp:extent cx="5943600" cy="12065"/>
                <wp:effectExtent l="0" t="0" r="0" b="0"/>
                <wp:wrapNone/>
                <wp:docPr id="99"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A8F14" id="Rectangle 242"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lu1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lGAnaQYw+gWpUbFuGIhI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Clu1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897015" w:rsidRPr="00D2785C" w:rsidRDefault="00897015" w:rsidP="00897015">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101194</w:t>
      </w:r>
    </w:p>
    <w:p w:rsidR="00897015" w:rsidRPr="00D2785C" w:rsidRDefault="000F5AEA" w:rsidP="00897015">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9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FFA65" id="Rectangle 641"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TqZ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uBOpk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017B3D"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101193</w:t>
      </w:r>
      <w:r w:rsidRPr="00D2785C">
        <w:rPr>
          <w:rFonts w:ascii="Times New Roman" w:hAnsi="Times New Roman"/>
          <w:b/>
          <w:sz w:val="22"/>
        </w:rPr>
        <w:tab/>
        <w:t>DEFICIENCIES IN COMPLIANCE</w:t>
      </w:r>
      <w:r w:rsidRPr="00D2785C">
        <w:rPr>
          <w:rFonts w:ascii="Times New Roman" w:hAnsi="Times New Roman"/>
          <w:sz w:val="22"/>
        </w:rPr>
        <w:tab/>
      </w:r>
      <w:r w:rsidRPr="00D2785C">
        <w:rPr>
          <w:rFonts w:ascii="Times New Roman" w:hAnsi="Times New Roman"/>
          <w:sz w:val="22"/>
        </w:rPr>
        <w:tab/>
      </w:r>
      <w:r w:rsidRPr="00D2785C">
        <w:rPr>
          <w:rFonts w:ascii="Times New Roman" w:hAnsi="Times New Roman"/>
          <w:b/>
          <w:sz w:val="22"/>
        </w:rPr>
        <w:t>101193</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If the date for correcting the deficiency is more than 30 calendar days following service of the notice of deficiency, the notice shall specify the </w:t>
      </w:r>
      <w:r w:rsidR="00017B3D" w:rsidRPr="00D2785C">
        <w:rPr>
          <w:rFonts w:ascii="Times New Roman" w:hAnsi="Times New Roman"/>
          <w:sz w:val="22"/>
        </w:rPr>
        <w:t xml:space="preserve">corrective actions that must </w:t>
      </w:r>
      <w:r w:rsidRPr="00D2785C">
        <w:rPr>
          <w:rFonts w:ascii="Times New Roman" w:hAnsi="Times New Roman"/>
          <w:sz w:val="22"/>
        </w:rPr>
        <w:t>be taken within 30 calendar days to begin correction.</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r>
      <w:r w:rsidR="00017B3D" w:rsidRPr="00D2785C">
        <w:rPr>
          <w:rFonts w:ascii="Times New Roman" w:hAnsi="Times New Roman"/>
          <w:sz w:val="22"/>
        </w:rPr>
        <w:t xml:space="preserve">If civil penalties are assessed, the evaluator </w:t>
      </w:r>
      <w:r w:rsidRPr="00D2785C">
        <w:rPr>
          <w:rFonts w:ascii="Times New Roman" w:hAnsi="Times New Roman"/>
          <w:sz w:val="22"/>
        </w:rPr>
        <w:t xml:space="preserve">shall require correction of the deficiency within 24 hours and shall specify on the notice of deficiency the date by which the correction must </w:t>
      </w:r>
      <w:r w:rsidR="00017B3D" w:rsidRPr="00D2785C">
        <w:rPr>
          <w:rFonts w:ascii="Times New Roman" w:hAnsi="Times New Roman"/>
          <w:sz w:val="22"/>
        </w:rPr>
        <w:t>be made.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 xml:space="preserve">The amount </w:t>
      </w:r>
      <w:r w:rsidR="00017B3D" w:rsidRPr="00D2785C">
        <w:rPr>
          <w:rFonts w:ascii="Times New Roman" w:hAnsi="Times New Roman"/>
          <w:sz w:val="22"/>
        </w:rPr>
        <w:t xml:space="preserve">of the civil penalty assessed and </w:t>
      </w:r>
      <w:r w:rsidRPr="00D2785C">
        <w:rPr>
          <w:rFonts w:ascii="Times New Roman" w:hAnsi="Times New Roman"/>
          <w:sz w:val="22"/>
        </w:rPr>
        <w:t>the date the penalty begins.</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(6)</w:t>
      </w:r>
      <w:r w:rsidRPr="00D2785C">
        <w:rPr>
          <w:rFonts w:ascii="Times New Roman" w:hAnsi="Times New Roman"/>
          <w:sz w:val="22"/>
        </w:rPr>
        <w:tab/>
        <w:t xml:space="preserve">The address and telephone </w:t>
      </w:r>
      <w:r w:rsidR="00017B3D" w:rsidRPr="00D2785C">
        <w:rPr>
          <w:rFonts w:ascii="Times New Roman" w:hAnsi="Times New Roman"/>
          <w:sz w:val="22"/>
        </w:rPr>
        <w:t xml:space="preserve">number of the Department's office responsible for reviewing notices of deficiencies for the area in which the child care center is </w:t>
      </w:r>
      <w:r w:rsidRPr="00D2785C">
        <w:rPr>
          <w:rFonts w:ascii="Times New Roman" w:hAnsi="Times New Roman"/>
          <w:sz w:val="22"/>
        </w:rPr>
        <w:t>located.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w:t>
      </w:r>
      <w:r w:rsidR="00017B3D" w:rsidRPr="00D2785C">
        <w:rPr>
          <w:rFonts w:ascii="Times New Roman" w:hAnsi="Times New Roman"/>
          <w:sz w:val="22"/>
        </w:rPr>
        <w:t>ns</w:t>
      </w:r>
      <w:r w:rsidRPr="00D2785C">
        <w:rPr>
          <w:rFonts w:ascii="Times New Roman" w:hAnsi="Times New Roman"/>
          <w:sz w:val="22"/>
        </w:rPr>
        <w:t xml:space="preserve"> 1596.81 and 1596.99, Health and Safety Code.  Reference:  Sections 1596.81(b), 1596.98 and 1596.99, Health and Safety Code.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017B3D"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101194</w:t>
      </w:r>
      <w:r w:rsidRPr="00D2785C">
        <w:rPr>
          <w:rFonts w:ascii="Times New Roman" w:hAnsi="Times New Roman"/>
          <w:b/>
          <w:sz w:val="22"/>
        </w:rPr>
        <w:tab/>
        <w:t>FOLLOW-UP VISITS TO DETERMINE COMPLIANCE</w:t>
      </w:r>
      <w:r w:rsidRPr="00D2785C">
        <w:rPr>
          <w:rFonts w:ascii="Times New Roman" w:hAnsi="Times New Roman"/>
          <w:b/>
          <w:sz w:val="22"/>
        </w:rPr>
        <w:tab/>
        <w:t>101194</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follow-up visit shall be conducted to determine compliance with the plan of correction specified in the notice of deficiency.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017B3D" w:rsidRPr="00D2785C">
        <w:rPr>
          <w:rFonts w:ascii="Times New Roman" w:hAnsi="Times New Roman"/>
          <w:sz w:val="22"/>
        </w:rPr>
        <w:t xml:space="preserve">A follow-up visit shall be conducted within 10 working days following the date(s) of correction </w:t>
      </w:r>
      <w:r w:rsidRPr="00D2785C">
        <w:rPr>
          <w:rFonts w:ascii="Times New Roman" w:hAnsi="Times New Roman"/>
          <w:sz w:val="22"/>
        </w:rPr>
        <w:t>specified in the notice of deficiency unless the licensee has demonstrated that the deficiency was corrected as required.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No penalty shall be assessed unless a follow-</w:t>
      </w:r>
      <w:r w:rsidR="00017B3D" w:rsidRPr="00D2785C">
        <w:rPr>
          <w:rFonts w:ascii="Times New Roman" w:hAnsi="Times New Roman"/>
          <w:sz w:val="22"/>
        </w:rPr>
        <w:t xml:space="preserve"> up visit is conducted.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If a follow-up visit indicates that a deficiency was not corrected on or before the date specified in the notice of deficiency, the evaluator shall issue a notice of penalty.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A notice of penalty shall be in writing and shall include: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The amount of </w:t>
      </w:r>
      <w:r w:rsidR="00017B3D" w:rsidRPr="00D2785C">
        <w:rPr>
          <w:rFonts w:ascii="Times New Roman" w:hAnsi="Times New Roman"/>
          <w:sz w:val="22"/>
        </w:rPr>
        <w:t>the p</w:t>
      </w:r>
      <w:r w:rsidRPr="00D2785C">
        <w:rPr>
          <w:rFonts w:ascii="Times New Roman" w:hAnsi="Times New Roman"/>
          <w:sz w:val="22"/>
        </w:rPr>
        <w:t>enalty assessed and the date the payment is due.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name and address of the agency responsible for collec</w:t>
      </w:r>
      <w:r w:rsidR="00017B3D" w:rsidRPr="00D2785C">
        <w:rPr>
          <w:rFonts w:ascii="Times New Roman" w:hAnsi="Times New Roman"/>
          <w:sz w:val="22"/>
        </w:rPr>
        <w:t xml:space="preserve">ting </w:t>
      </w:r>
      <w:r w:rsidRPr="00D2785C">
        <w:rPr>
          <w:rFonts w:ascii="Times New Roman" w:hAnsi="Times New Roman"/>
          <w:sz w:val="22"/>
        </w:rPr>
        <w:t>of the penalty.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When an immediate penalty has been assessed pursuant to </w:t>
      </w:r>
      <w:r w:rsidR="00017B3D" w:rsidRPr="00D2785C">
        <w:rPr>
          <w:rFonts w:ascii="Times New Roman" w:hAnsi="Times New Roman"/>
          <w:sz w:val="22"/>
        </w:rPr>
        <w:t xml:space="preserve">Sections 101195(c), (d) and (e), </w:t>
      </w:r>
      <w:r w:rsidRPr="00D2785C">
        <w:rPr>
          <w:rFonts w:ascii="Times New Roman" w:hAnsi="Times New Roman"/>
          <w:sz w:val="22"/>
        </w:rPr>
        <w:t>and correction is made when the evaluator is present, a follow-up visit is not required.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w:t>
      </w:r>
      <w:r w:rsidR="00017B3D" w:rsidRPr="00D2785C">
        <w:rPr>
          <w:rFonts w:ascii="Times New Roman" w:hAnsi="Times New Roman"/>
          <w:sz w:val="22"/>
        </w:rPr>
        <w:t>Sections 1596.81 and 1596.99, Health and Safety Code.  Reference:  Sections 1596.72, 1596.73, 1596.81, 1596.852, 1596.853, 1596.98 and 1596.99</w:t>
      </w:r>
      <w:r w:rsidRPr="00D2785C">
        <w:rPr>
          <w:rFonts w:ascii="Times New Roman" w:hAnsi="Times New Roman"/>
          <w:sz w:val="22"/>
        </w:rPr>
        <w:t>, Health and Safety Code.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0F5AEA"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0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2D271" id="Rectangle 642"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MB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zFGAnaQYw+gWpUbFuGYhI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KM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CALIFORNIA-DSS-MANUAL-CCL</w:t>
      </w:r>
    </w:p>
    <w:p w:rsidR="00897015" w:rsidRPr="00D2785C" w:rsidRDefault="00897015" w:rsidP="00897015">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897015" w:rsidRPr="00D2785C" w:rsidRDefault="000F5AEA"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1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6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2C294" id="Rectangle 643" o:spid="_x0000_s1026"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2Uo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HGAnaQ4w+gmpUbDuGEjJz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0E2U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Page 61</w:t>
      </w:r>
    </w:p>
    <w:p w:rsidR="00897015" w:rsidRPr="00D2785C" w:rsidRDefault="00897015" w:rsidP="00897015">
      <w:pPr>
        <w:pStyle w:val="Header"/>
        <w:spacing w:line="19" w:lineRule="exact"/>
        <w:jc w:val="both"/>
        <w:rPr>
          <w:rFonts w:ascii="Times New Roman" w:hAnsi="Times New Roman"/>
        </w:rPr>
      </w:pPr>
      <w:r w:rsidRPr="00D2785C">
        <w:rPr>
          <w:rFonts w:ascii="Times New Roman" w:hAnsi="Times New Roman"/>
        </w:rPr>
        <w:br w:type="page"/>
      </w:r>
    </w:p>
    <w:p w:rsidR="00897015" w:rsidRPr="00D2785C" w:rsidRDefault="00897015" w:rsidP="00897015">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16096"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94"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A60C2" id="Rectangle 644"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D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MSG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AODr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897015" w:rsidRPr="00D2785C" w:rsidRDefault="00897015" w:rsidP="00897015">
      <w:pPr>
        <w:pStyle w:val="Header"/>
        <w:jc w:val="both"/>
        <w:rPr>
          <w:rFonts w:ascii="Times New Roman" w:hAnsi="Times New Roman"/>
        </w:rPr>
      </w:pPr>
      <w:r w:rsidRPr="00D2785C">
        <w:rPr>
          <w:rFonts w:ascii="Times New Roman" w:hAnsi="Times New Roman"/>
        </w:rPr>
        <w:t>101195</w:t>
      </w:r>
      <w:r w:rsidRPr="00D2785C">
        <w:rPr>
          <w:rFonts w:ascii="Times New Roman" w:hAnsi="Times New Roman"/>
        </w:rPr>
        <w:tab/>
        <w:t>GENERAL LICENSING REQUIREMENTS</w:t>
      </w:r>
      <w:r w:rsidRPr="00D2785C">
        <w:rPr>
          <w:rFonts w:ascii="Times New Roman" w:hAnsi="Times New Roman"/>
        </w:rPr>
        <w:tab/>
        <w:t>Regulations</w:t>
      </w:r>
    </w:p>
    <w:p w:rsidR="00897015" w:rsidRPr="00D2785C" w:rsidRDefault="000F5AEA" w:rsidP="00897015">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3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6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F799A" id="Rectangle 645"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vQg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PMBK0hxh9BNWo2HYMJSR2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ovQ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101195</w:t>
      </w:r>
      <w:r w:rsidRPr="00D2785C">
        <w:rPr>
          <w:rFonts w:ascii="Times New Roman" w:hAnsi="Times New Roman"/>
          <w:b/>
          <w:sz w:val="22"/>
        </w:rPr>
        <w:tab/>
        <w:t>PENALTIES</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101195</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 penalty of $50 per day, per cited violation, shall be assessed for serious deficiencies that are not corrected by the date specified in the notice of deficiency, up to a maximum of $150 per day.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Notwithstanding Section 101195(a) above, an immediate penalty of $100 per cited violation </w:t>
      </w:r>
      <w:r w:rsidR="009B2F7C">
        <w:rPr>
          <w:rFonts w:ascii="Times New Roman" w:hAnsi="Times New Roman"/>
          <w:sz w:val="22"/>
        </w:rPr>
        <w:t xml:space="preserve">per day for a maximum of five (5) days </w:t>
      </w:r>
      <w:r w:rsidRPr="00D2785C">
        <w:rPr>
          <w:rFonts w:ascii="Times New Roman" w:hAnsi="Times New Roman"/>
          <w:sz w:val="22"/>
        </w:rPr>
        <w:t xml:space="preserve">shall be assessed if any individual required to be fingerprinted under Health and Safety Code Section 1596.871(b) has not obtained a </w:t>
      </w:r>
      <w:r w:rsidR="005A148E" w:rsidRPr="00D2785C">
        <w:rPr>
          <w:rFonts w:ascii="Times New Roman" w:hAnsi="Times New Roman"/>
          <w:sz w:val="22"/>
        </w:rPr>
        <w:t xml:space="preserve">California </w:t>
      </w:r>
      <w:r w:rsidRPr="00D2785C">
        <w:rPr>
          <w:rFonts w:ascii="Times New Roman" w:hAnsi="Times New Roman"/>
          <w:sz w:val="22"/>
        </w:rPr>
        <w:t xml:space="preserve">clearance or criminal record exemption, requested a transfer of a criminal record clearance or requested and be approved for a transfer of an exemption as specified in Section 101170(e) prior </w:t>
      </w:r>
      <w:r w:rsidR="009B2F7C">
        <w:rPr>
          <w:rFonts w:ascii="Times New Roman" w:hAnsi="Times New Roman"/>
          <w:sz w:val="22"/>
        </w:rPr>
        <w:t>to working, residing or volunteering in the facility.</w:t>
      </w:r>
    </w:p>
    <w:p w:rsidR="00897015" w:rsidRDefault="008114CA"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p>
    <w:p w:rsidR="008114CA" w:rsidRDefault="008114CA" w:rsidP="009362F7">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ab/>
        <w:t xml:space="preserve">(1) </w:t>
      </w:r>
      <w:r>
        <w:rPr>
          <w:rFonts w:ascii="Times New Roman" w:hAnsi="Times New Roman"/>
          <w:sz w:val="22"/>
        </w:rPr>
        <w:tab/>
        <w:t>Subsequent violations within a twelve (12) month period will result in a civil penalty of one hundred dollars ($100) per violation per day for a maximum of thirty (30) days.</w:t>
      </w:r>
    </w:p>
    <w:p w:rsidR="008114CA" w:rsidRDefault="008114CA" w:rsidP="008114C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Default="008114CA" w:rsidP="00B51A11">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ab/>
      </w:r>
      <w:r w:rsidR="008E1274">
        <w:rPr>
          <w:rFonts w:ascii="Times New Roman" w:hAnsi="Times New Roman"/>
          <w:sz w:val="22"/>
        </w:rPr>
        <w:t>(</w:t>
      </w:r>
      <w:r w:rsidR="00B51A11">
        <w:rPr>
          <w:rFonts w:ascii="Times New Roman" w:hAnsi="Times New Roman"/>
          <w:sz w:val="22"/>
        </w:rPr>
        <w:t>2</w:t>
      </w:r>
      <w:r>
        <w:rPr>
          <w:rFonts w:ascii="Times New Roman" w:hAnsi="Times New Roman"/>
          <w:sz w:val="22"/>
        </w:rPr>
        <w:t>)</w:t>
      </w:r>
      <w:r w:rsidR="00897015" w:rsidRPr="00D2785C">
        <w:rPr>
          <w:rFonts w:ascii="Times New Roman" w:hAnsi="Times New Roman"/>
          <w:sz w:val="22"/>
        </w:rPr>
        <w:tab/>
      </w:r>
      <w:r w:rsidR="005A148E" w:rsidRPr="00D2785C">
        <w:rPr>
          <w:rFonts w:ascii="Times New Roman" w:hAnsi="Times New Roman"/>
          <w:sz w:val="22"/>
        </w:rPr>
        <w:t>T</w:t>
      </w:r>
      <w:r w:rsidR="00897015" w:rsidRPr="00D2785C">
        <w:rPr>
          <w:rFonts w:ascii="Times New Roman" w:hAnsi="Times New Roman"/>
          <w:sz w:val="22"/>
        </w:rPr>
        <w:t>he Department may assess civil penalties for continued violations as permitted by Health and Safety Code Section 1596.</w:t>
      </w:r>
      <w:r w:rsidR="00962E08">
        <w:rPr>
          <w:rFonts w:ascii="Times New Roman" w:hAnsi="Times New Roman"/>
          <w:sz w:val="22"/>
        </w:rPr>
        <w:t>99.</w:t>
      </w:r>
    </w:p>
    <w:p w:rsidR="00962E08" w:rsidRPr="00D2785C" w:rsidRDefault="00962E08" w:rsidP="00B51A11">
      <w:pPr>
        <w:numPr>
          <w:ins w:id="0" w:author="CDSS" w:date="2006-09-26T09:48:00Z"/>
        </w:num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w:t>
      </w:r>
      <w:r w:rsidR="008E1274">
        <w:rPr>
          <w:rFonts w:ascii="Times New Roman" w:hAnsi="Times New Roman"/>
          <w:sz w:val="22"/>
        </w:rPr>
        <w:t>3</w:t>
      </w:r>
      <w:r w:rsidRPr="00D2785C">
        <w:rPr>
          <w:rFonts w:ascii="Times New Roman" w:hAnsi="Times New Roman"/>
          <w:sz w:val="22"/>
        </w:rPr>
        <w:t>)</w:t>
      </w:r>
      <w:r w:rsidRPr="00D2785C">
        <w:rPr>
          <w:rFonts w:ascii="Times New Roman" w:hAnsi="Times New Roman"/>
          <w:sz w:val="22"/>
        </w:rPr>
        <w:tab/>
        <w:t>Progressive civil penalties specified in Sections 101195(d) and (e) below shall not apply.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Notwithstanding (a) above, an immediate penalty of $150 per day shall be assessed if a child becomes sick, is injured or dies as a result of a deficiency.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When a child care center is cited for a deficiency and violates the same regulation subsection within a 12-month period, the child care center shall be cited and an immediate penalty of $150 per cited violation shall be assessed for one day only.  Thereafter, a penalty of $50 per day, per cited violation, shall be assessed until the deficiency is corrected.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t>When a child care center that was cited for a deficiency subject to the immediate penalty assessment specified in Section 101195(d) above violates the same regulation subsection within a 12-month period of the last violation, the child care center shall be cited and an immediate penalty of $150 per cited violation shall be assessed for one day only. Thereafter, a penalty of $150 per day, per cited violation, shall be assessed until the deficiency is corrected.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For purposes of Sections 101195(d) and (e) above, a regulation subsection is the regulation denoted by a lower-case letter after the main regulation number.</w:t>
      </w:r>
    </w:p>
    <w:p w:rsidR="00897015" w:rsidRPr="00D2785C" w:rsidRDefault="00897015" w:rsidP="00897015">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center"/>
        <w:rPr>
          <w:rFonts w:ascii="Times New Roman" w:hAnsi="Times New Roman"/>
          <w:sz w:val="22"/>
        </w:rPr>
      </w:pPr>
      <w:r w:rsidRPr="00D2785C">
        <w:rPr>
          <w:rFonts w:ascii="Times New Roman" w:hAnsi="Times New Roman"/>
          <w:b/>
          <w:sz w:val="22"/>
        </w:rPr>
        <w:t>HANDBOOK BEGINS HERE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071440">
      <w:pPr>
        <w:tabs>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An example of the same regulation subsection are Sections 101216.1(d)(1) and 101216(d)(3).  Sections 101216.1(b) and 101216.1(d) are not the same regulation subsection.</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5A148E" w:rsidRDefault="005A148E"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962E08" w:rsidRDefault="00962E08"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962E08" w:rsidRDefault="00962E08"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962E08" w:rsidRPr="00D2785C" w:rsidRDefault="00962E08"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5A148E" w:rsidRPr="00D2785C" w:rsidRDefault="005A148E"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0F5AEA"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4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6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454BE" id="Rectangle 646"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22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FGAnaQYw+gWpUbFuGYhI7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322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CALIFORNIA-DSS-MANUAL-CCL</w:t>
      </w:r>
    </w:p>
    <w:p w:rsidR="00897015" w:rsidRPr="00D2785C" w:rsidRDefault="00897015" w:rsidP="00897015">
      <w:pPr>
        <w:pStyle w:val="Footer"/>
        <w:jc w:val="both"/>
        <w:rPr>
          <w:rFonts w:ascii="Times New Roman" w:hAnsi="Times New Roman"/>
        </w:rPr>
      </w:pPr>
      <w:r w:rsidRPr="00D2785C">
        <w:rPr>
          <w:rFonts w:ascii="Times New Roman" w:hAnsi="Times New Roman"/>
        </w:rPr>
        <w:t>MANUAL LETTER NO. CCL-</w:t>
      </w:r>
      <w:r w:rsidR="00384677">
        <w:rPr>
          <w:rFonts w:ascii="Times New Roman" w:hAnsi="Times New Roman"/>
        </w:rPr>
        <w:t>06-05</w:t>
      </w:r>
      <w:r w:rsidRPr="00D2785C">
        <w:rPr>
          <w:rFonts w:ascii="Times New Roman" w:hAnsi="Times New Roman"/>
        </w:rPr>
        <w:tab/>
        <w:t xml:space="preserve">Effective   </w:t>
      </w:r>
      <w:smartTag w:uri="urn:schemas-microsoft-com:office:smarttags" w:element="date">
        <w:smartTagPr>
          <w:attr w:name="Year" w:val="2006"/>
          <w:attr w:name="Day" w:val="10"/>
          <w:attr w:name="Month" w:val="8"/>
        </w:smartTagPr>
        <w:r w:rsidR="005A148E" w:rsidRPr="00D2785C">
          <w:rPr>
            <w:rFonts w:ascii="Times New Roman" w:hAnsi="Times New Roman"/>
          </w:rPr>
          <w:t>8/</w:t>
        </w:r>
        <w:r w:rsidR="00384677">
          <w:rPr>
            <w:rFonts w:ascii="Times New Roman" w:hAnsi="Times New Roman"/>
          </w:rPr>
          <w:t>10</w:t>
        </w:r>
        <w:r w:rsidR="005A148E" w:rsidRPr="00D2785C">
          <w:rPr>
            <w:rFonts w:ascii="Times New Roman" w:hAnsi="Times New Roman"/>
          </w:rPr>
          <w:t>/0</w:t>
        </w:r>
        <w:r w:rsidR="00384677">
          <w:rPr>
            <w:rFonts w:ascii="Times New Roman" w:hAnsi="Times New Roman"/>
          </w:rPr>
          <w:t>6</w:t>
        </w:r>
      </w:smartTag>
    </w:p>
    <w:p w:rsidR="00897015" w:rsidRPr="00D2785C" w:rsidRDefault="000F5AEA"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5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6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3FDFFE" id="Rectangle 647" o:spid="_x0000_s1026"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uR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rMKuR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Page 62</w:t>
      </w:r>
    </w:p>
    <w:p w:rsidR="00897015" w:rsidRPr="00D2785C" w:rsidRDefault="00897015" w:rsidP="00897015">
      <w:pPr>
        <w:pStyle w:val="Header"/>
        <w:spacing w:line="19" w:lineRule="exact"/>
        <w:jc w:val="both"/>
        <w:rPr>
          <w:rFonts w:ascii="Times New Roman" w:hAnsi="Times New Roman"/>
        </w:rPr>
      </w:pPr>
      <w:r w:rsidRPr="00D2785C">
        <w:rPr>
          <w:rFonts w:ascii="Times New Roman" w:hAnsi="Times New Roman"/>
        </w:rPr>
        <w:br w:type="page"/>
      </w:r>
    </w:p>
    <w:p w:rsidR="00897015" w:rsidRPr="00D2785C" w:rsidRDefault="00897015" w:rsidP="00897015">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18144"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08"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2D1E0" id="Rectangle 644"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fv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6ZH37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897015" w:rsidRPr="00D2785C" w:rsidRDefault="00897015" w:rsidP="00897015">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 xml:space="preserve">101195 </w:t>
      </w:r>
    </w:p>
    <w:p w:rsidR="00897015" w:rsidRPr="00D2785C" w:rsidRDefault="000F5AEA" w:rsidP="00897015">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6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6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9CCD2" id="Rectangle 648" o:spid="_x0000_s1026" style="position:absolute;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GPf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mGAnaQYw+gWpUbFuGYpI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5BUp9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MGP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101195</w:t>
      </w:r>
      <w:r w:rsidRPr="00D2785C">
        <w:rPr>
          <w:rFonts w:ascii="Times New Roman" w:hAnsi="Times New Roman"/>
          <w:b/>
          <w:sz w:val="22"/>
        </w:rPr>
        <w:tab/>
        <w:t xml:space="preserve">PENALTIES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101195</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If any deficiency is not corrected by the date specified in the notice of deficiency, a penalty shall be assessed for each day following that date until compliance has been demonstrated.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Immediate penalty assessment as specified in Sections 101195(c), (d) and (e), shall begin on the day the deficiency is cited.</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If a licensee or his/her representative reports to the Department that a deficiency has been corrected, the penalty shall cease as of the day the Department receives either verbal or written notification that the correction was made.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If the evaluator determines the deficiency was not corrected as reported, civil penalties shall continue to accrue from the date of the original citation.</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If it can be verified that the correction was made prior to the date of notification, the penalty shall cease as of that earlier date.</w:t>
      </w:r>
    </w:p>
    <w:p w:rsidR="00897015" w:rsidRPr="00D2785C" w:rsidRDefault="00897015" w:rsidP="00897015">
      <w:pPr>
        <w:pStyle w:val="Footer"/>
        <w:tabs>
          <w:tab w:val="center" w:pos="4680"/>
        </w:tabs>
        <w:jc w:val="both"/>
        <w:rPr>
          <w:rFonts w:ascii="Times New Roman" w:hAnsi="Times New Roman"/>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(h)</w:t>
      </w:r>
      <w:r w:rsidRPr="00D2785C">
        <w:rPr>
          <w:rFonts w:ascii="Times New Roman" w:hAnsi="Times New Roman"/>
          <w:sz w:val="22"/>
        </w:rPr>
        <w:tab/>
        <w:t>If necessary, a site visit shall be made immediately or within five working days to confirm that the deficiency has been corrected.</w:t>
      </w:r>
    </w:p>
    <w:p w:rsidR="00897015" w:rsidRPr="00D2785C" w:rsidRDefault="00897015" w:rsidP="00897015">
      <w:pPr>
        <w:pStyle w:val="Footer"/>
        <w:tabs>
          <w:tab w:val="center" w:pos="4680"/>
        </w:tabs>
        <w:jc w:val="both"/>
        <w:rPr>
          <w:rFonts w:ascii="Times New Roman" w:hAnsi="Times New Roman"/>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w:t>
      </w:r>
      <w:proofErr w:type="spellStart"/>
      <w:r w:rsidRPr="00D2785C">
        <w:rPr>
          <w:rFonts w:ascii="Times New Roman" w:hAnsi="Times New Roman"/>
          <w:sz w:val="22"/>
        </w:rPr>
        <w:t>i</w:t>
      </w:r>
      <w:proofErr w:type="spellEnd"/>
      <w:r w:rsidRPr="00D2785C">
        <w:rPr>
          <w:rFonts w:ascii="Times New Roman" w:hAnsi="Times New Roman"/>
          <w:sz w:val="22"/>
        </w:rPr>
        <w:t>)</w:t>
      </w:r>
      <w:r w:rsidRPr="00D2785C">
        <w:rPr>
          <w:rFonts w:ascii="Times New Roman" w:hAnsi="Times New Roman"/>
          <w:sz w:val="22"/>
        </w:rPr>
        <w:tab/>
        <w:t>If an immediate civil penalty is assessed and the deficiency is corrected on the same day, the penalty shall still be assessed for that day.</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(j)</w:t>
      </w:r>
      <w:r w:rsidRPr="00D2785C">
        <w:rPr>
          <w:rFonts w:ascii="Times New Roman" w:hAnsi="Times New Roman"/>
          <w:sz w:val="22"/>
        </w:rPr>
        <w:tab/>
        <w:t>Unless otherwise ordered by the Department all penalties are due and payable upon receipt of notice for payment, and shall be paid only by check or money order made payable to the agency indicated in the notice.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(k)</w:t>
      </w:r>
      <w:r w:rsidRPr="00D2785C">
        <w:rPr>
          <w:rFonts w:ascii="Times New Roman" w:hAnsi="Times New Roman"/>
          <w:sz w:val="22"/>
        </w:rPr>
        <w:tab/>
        <w:t>The Department has the authority to file a claim in a court of competent jurisdiction or to take other appropriate action for failure to pay penalties as specified in (j) above.</w:t>
      </w:r>
    </w:p>
    <w:p w:rsidR="00897015" w:rsidRPr="00D2785C" w:rsidRDefault="00897015" w:rsidP="0089701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897015" w:rsidRPr="00D2785C" w:rsidRDefault="00897015" w:rsidP="00897015">
      <w:pPr>
        <w:pStyle w:val="Footer"/>
        <w:tabs>
          <w:tab w:val="center" w:pos="4680"/>
        </w:tabs>
        <w:jc w:val="both"/>
        <w:rPr>
          <w:rFonts w:ascii="Times New Roman" w:hAnsi="Times New Roman"/>
          <w:b w:val="0"/>
        </w:rPr>
      </w:pPr>
      <w:r w:rsidRPr="00D2785C">
        <w:rPr>
          <w:rFonts w:ascii="Times New Roman" w:hAnsi="Times New Roman"/>
          <w:b w:val="0"/>
          <w:sz w:val="22"/>
        </w:rPr>
        <w:t>NOTE:  Authority cited:  Section</w:t>
      </w:r>
      <w:r w:rsidR="00523615">
        <w:rPr>
          <w:rFonts w:ascii="Times New Roman" w:hAnsi="Times New Roman"/>
          <w:b w:val="0"/>
          <w:sz w:val="22"/>
        </w:rPr>
        <w:t>s</w:t>
      </w:r>
      <w:r w:rsidRPr="00D2785C">
        <w:rPr>
          <w:rFonts w:ascii="Times New Roman" w:hAnsi="Times New Roman"/>
          <w:b w:val="0"/>
          <w:sz w:val="22"/>
        </w:rPr>
        <w:t xml:space="preserve"> 1596.81</w:t>
      </w:r>
      <w:r w:rsidR="00523615">
        <w:rPr>
          <w:rFonts w:ascii="Times New Roman" w:hAnsi="Times New Roman"/>
          <w:b w:val="0"/>
          <w:sz w:val="22"/>
        </w:rPr>
        <w:t xml:space="preserve"> and 1596.893(b),</w:t>
      </w:r>
      <w:r w:rsidRPr="00D2785C">
        <w:rPr>
          <w:rFonts w:ascii="Times New Roman" w:hAnsi="Times New Roman"/>
          <w:b w:val="0"/>
          <w:sz w:val="22"/>
        </w:rPr>
        <w:t xml:space="preserve"> Health and Safety Code.  Reference:  Sections 1596.81(b), 1596.871, </w:t>
      </w:r>
      <w:r w:rsidR="00A00326">
        <w:rPr>
          <w:rFonts w:ascii="Times New Roman" w:hAnsi="Times New Roman"/>
          <w:b w:val="0"/>
          <w:sz w:val="22"/>
        </w:rPr>
        <w:t>1596.893,</w:t>
      </w:r>
      <w:r w:rsidR="00523615">
        <w:rPr>
          <w:rFonts w:ascii="Times New Roman" w:hAnsi="Times New Roman"/>
          <w:b w:val="0"/>
          <w:sz w:val="22"/>
        </w:rPr>
        <w:t xml:space="preserve"> 1</w:t>
      </w:r>
      <w:r w:rsidRPr="00D2785C">
        <w:rPr>
          <w:rFonts w:ascii="Times New Roman" w:hAnsi="Times New Roman"/>
          <w:b w:val="0"/>
          <w:sz w:val="22"/>
        </w:rPr>
        <w:t>596.98 and 1596.99, Health and Safety Code.</w:t>
      </w:r>
    </w:p>
    <w:p w:rsidR="00897015" w:rsidRPr="00D2785C" w:rsidRDefault="00897015" w:rsidP="00897015">
      <w:pPr>
        <w:pStyle w:val="Footer"/>
        <w:tabs>
          <w:tab w:val="center" w:pos="4680"/>
        </w:tabs>
        <w:jc w:val="both"/>
        <w:rPr>
          <w:rFonts w:ascii="Times New Roman" w:hAnsi="Times New Roman"/>
        </w:rPr>
      </w:pPr>
    </w:p>
    <w:p w:rsidR="00897015" w:rsidRPr="00D2785C" w:rsidRDefault="00897015" w:rsidP="00897015">
      <w:pPr>
        <w:pStyle w:val="Footer"/>
        <w:tabs>
          <w:tab w:val="center" w:pos="4680"/>
        </w:tabs>
        <w:jc w:val="both"/>
        <w:rPr>
          <w:rFonts w:ascii="Times New Roman" w:hAnsi="Times New Roman"/>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897015" w:rsidP="00897015">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897015" w:rsidRPr="00D2785C" w:rsidRDefault="000F5AEA"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7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5BC62" id="Rectangle 649"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nR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CpATtIEafQDUqti1DMc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8gqU+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enR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97015"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CALIFORNIA-DSS-MANUAL-CCL</w:t>
      </w:r>
    </w:p>
    <w:p w:rsidR="00897015" w:rsidRPr="00D2785C" w:rsidRDefault="00897015" w:rsidP="00897015">
      <w:pPr>
        <w:pStyle w:val="Footer"/>
        <w:jc w:val="both"/>
        <w:rPr>
          <w:rFonts w:ascii="Times New Roman" w:hAnsi="Times New Roman"/>
        </w:rPr>
      </w:pPr>
      <w:r w:rsidRPr="00D2785C">
        <w:rPr>
          <w:rFonts w:ascii="Times New Roman" w:hAnsi="Times New Roman"/>
        </w:rPr>
        <w:t>MANUAL LETTER NO. CCL-</w:t>
      </w:r>
      <w:r w:rsidR="00C6589A">
        <w:rPr>
          <w:rFonts w:ascii="Times New Roman" w:hAnsi="Times New Roman"/>
        </w:rPr>
        <w:t>06-05</w:t>
      </w:r>
      <w:r w:rsidRPr="00D2785C">
        <w:rPr>
          <w:rFonts w:ascii="Times New Roman" w:hAnsi="Times New Roman"/>
        </w:rPr>
        <w:tab/>
        <w:t xml:space="preserve">Effective   </w:t>
      </w:r>
      <w:smartTag w:uri="urn:schemas-microsoft-com:office:smarttags" w:element="date">
        <w:smartTagPr>
          <w:attr w:name="Year" w:val="2006"/>
          <w:attr w:name="Day" w:val="10"/>
          <w:attr w:name="Month" w:val="8"/>
        </w:smartTagPr>
        <w:r w:rsidR="00C6589A">
          <w:rPr>
            <w:rFonts w:ascii="Times New Roman" w:hAnsi="Times New Roman"/>
          </w:rPr>
          <w:t>8/10/06</w:t>
        </w:r>
      </w:smartTag>
    </w:p>
    <w:p w:rsidR="00897015" w:rsidRPr="00D2785C" w:rsidRDefault="000F5AEA" w:rsidP="00897015">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708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6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3FDE7" id="Rectangle 650"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l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GIkw5i9AlUI3zbUhRH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lpKU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897015" w:rsidP="00897015">
      <w:pPr>
        <w:pStyle w:val="Footer"/>
        <w:tabs>
          <w:tab w:val="center" w:pos="4680"/>
        </w:tabs>
        <w:jc w:val="both"/>
        <w:rPr>
          <w:rFonts w:ascii="Times New Roman" w:hAnsi="Times New Roman"/>
        </w:rPr>
      </w:pPr>
      <w:r w:rsidRPr="00D2785C">
        <w:rPr>
          <w:rFonts w:ascii="Times New Roman" w:hAnsi="Times New Roman"/>
        </w:rPr>
        <w:tab/>
        <w:t>Page 62.1</w: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br w:type="page"/>
      </w:r>
    </w:p>
    <w:p w:rsidR="005E56E1" w:rsidRPr="00D2785C" w:rsidRDefault="005E56E1">
      <w:pPr>
        <w:pStyle w:val="Footer"/>
        <w:tabs>
          <w:tab w:val="center" w:pos="4680"/>
        </w:tabs>
        <w:jc w:val="both"/>
        <w:rPr>
          <w:rFonts w:ascii="Times New Roman" w:hAnsi="Times New Roman"/>
        </w:rPr>
      </w:pPr>
    </w:p>
    <w:p w:rsidR="005E56E1" w:rsidRPr="00D2785C" w:rsidRDefault="005E56E1">
      <w:pPr>
        <w:pStyle w:val="Footer"/>
        <w:tabs>
          <w:tab w:val="center" w:pos="4680"/>
        </w:tabs>
        <w:jc w:val="both"/>
        <w:rPr>
          <w:rFonts w:ascii="Times New Roman" w:hAnsi="Times New Roman"/>
        </w:rPr>
      </w:pPr>
    </w:p>
    <w:p w:rsidR="005E56E1" w:rsidRPr="00D2785C" w:rsidRDefault="005E56E1">
      <w:pPr>
        <w:pStyle w:val="Footer"/>
        <w:tabs>
          <w:tab w:val="center" w:pos="4680"/>
        </w:tabs>
        <w:jc w:val="both"/>
        <w:rPr>
          <w:rFonts w:ascii="Times New Roman" w:hAnsi="Times New Roman"/>
        </w:rPr>
      </w:pPr>
    </w:p>
    <w:p w:rsidR="005E56E1" w:rsidRPr="00D2785C" w:rsidRDefault="005E56E1">
      <w:pPr>
        <w:jc w:val="center"/>
        <w:rPr>
          <w:rFonts w:ascii="Times New Roman" w:hAnsi="Times New Roman"/>
          <w:b/>
        </w:rPr>
      </w:pPr>
      <w:r w:rsidRPr="00D2785C">
        <w:rPr>
          <w:rFonts w:ascii="Times New Roman" w:hAnsi="Times New Roman"/>
          <w:b/>
        </w:rPr>
        <w:t>This page is intentionally left blank.</w:t>
      </w:r>
    </w:p>
    <w:p w:rsidR="005E56E1" w:rsidRPr="00D2785C" w:rsidRDefault="005E56E1">
      <w:pPr>
        <w:pStyle w:val="Footer"/>
        <w:tabs>
          <w:tab w:val="center" w:pos="4680"/>
        </w:tabs>
        <w:jc w:val="both"/>
        <w:rPr>
          <w:rFonts w:ascii="Times New Roman" w:hAnsi="Times New Roman"/>
        </w:rPr>
      </w:pP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20192"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09"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4A552" id="Rectangle 644"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CdM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pGgHQTpE8hGxbZlKC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cAnT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101196</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3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84C39" id="Rectangle 251"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cG8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mCEScDxOgjqEb4tqcoSk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ZAUp9EIXMT4hVvbMVrwno39skT349JZO4+5/pinQRZPMu9LEtm&#10;kOurwKvy9dJbLMM0zVbVslqFT3VYWW3VMdufL4V15BgoY4gdsLvvmgk1zGTMLCmiEIM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Fwb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72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101196</w:t>
      </w:r>
      <w:r w:rsidRPr="00D2785C">
        <w:rPr>
          <w:rFonts w:ascii="Times New Roman" w:hAnsi="Times New Roman"/>
          <w:b/>
          <w:sz w:val="22"/>
        </w:rPr>
        <w:tab/>
        <w:t>REVIEW OF LICENSING DECISIONS</w:t>
      </w:r>
      <w:r w:rsidRPr="00D2785C">
        <w:rPr>
          <w:rFonts w:ascii="Times New Roman" w:hAnsi="Times New Roman"/>
          <w:b/>
          <w:sz w:val="22"/>
        </w:rPr>
        <w:tab/>
        <w:t>101196</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723B">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Any person may request a review of a licensing decision against him/her within 10 working days of receipt of the written decision unless an administrative action pursuant to the California Administrative Procedure Act has commenced against the person.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723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"Licensing decision" means a decision that applies to notices of deficiency, civil penalties, and waivers and exceptions.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723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If the review is of a deficiency that has not been corrected, civil penalties continue to accrue </w:t>
      </w:r>
      <w:r w:rsidR="005E56E1" w:rsidRPr="00D2785C">
        <w:rPr>
          <w:rFonts w:ascii="Times New Roman" w:hAnsi="Times New Roman"/>
          <w:sz w:val="22"/>
        </w:rPr>
        <w:t>during the review process.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8C723B" w:rsidRPr="00D2785C">
        <w:rPr>
          <w:rFonts w:ascii="Times New Roman" w:hAnsi="Times New Roman"/>
          <w:sz w:val="22"/>
        </w:rPr>
        <w:t>The review specified in (a) above shall be conducted by a higher-level staff person than the person who made the licensing decision and issued the related notice of deficiency, civil penalty, or waiver or exception.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r>
      <w:r w:rsidR="008C723B" w:rsidRPr="00D2785C">
        <w:rPr>
          <w:rFonts w:ascii="Times New Roman" w:hAnsi="Times New Roman"/>
          <w:sz w:val="22"/>
        </w:rPr>
        <w:t>The reviewer may uphold, amend or dismiss the licensing decision; or may extend the date specified for the correction of a deficiency.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w:t>
      </w:r>
      <w:r w:rsidR="008C723B" w:rsidRPr="00D2785C">
        <w:rPr>
          <w:rFonts w:ascii="Times New Roman" w:hAnsi="Times New Roman"/>
          <w:sz w:val="22"/>
        </w:rPr>
        <w:t>:  Section 1596.81, Health and Safety Code.  Reference:  Sections 1596.72, 1596.73,  1596.81 and 1596.842, Health and Safety</w:t>
      </w:r>
      <w:r w:rsidRPr="00D2785C">
        <w:rPr>
          <w:rFonts w:ascii="Times New Roman" w:hAnsi="Times New Roman"/>
          <w:sz w:val="22"/>
        </w:rPr>
        <w:t xml:space="preserve">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626D85" w:rsidRPr="00D2785C" w:rsidRDefault="00626D85">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4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DA548" id="Rectangle 252"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Fg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RjATtIUYfQTUqth1DURw5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eQ1C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eFg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5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2E15A" id="Rectangle 253"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kzv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WYgRJz3E6BOoRvi2oyiIQ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aTO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63</w:t>
      </w:r>
    </w:p>
    <w:p w:rsidR="005E56E1" w:rsidRPr="00D2785C" w:rsidRDefault="005E56E1">
      <w:pPr>
        <w:pStyle w:val="Header"/>
        <w:jc w:val="both"/>
        <w:rPr>
          <w:rFonts w:ascii="Times New Roman" w:hAnsi="Times New Roman"/>
        </w:rPr>
      </w:pPr>
      <w:r w:rsidRPr="00D2785C">
        <w:rPr>
          <w:rFonts w:ascii="Times New Roman" w:hAnsi="Times New Roman"/>
        </w:rPr>
        <w:br w:type="page"/>
      </w:r>
      <w:r w:rsidR="000F5AEA" w:rsidRPr="00D2785C">
        <w:rPr>
          <w:rFonts w:ascii="Times New Roman" w:hAnsi="Times New Roman"/>
          <w:noProof/>
          <w:snapToGrid/>
        </w:rPr>
        <w:lastRenderedPageBreak/>
        <mc:AlternateContent>
          <mc:Choice Requires="wps">
            <w:drawing>
              <wp:anchor distT="0" distB="0" distL="114300" distR="114300" simplePos="0" relativeHeight="251616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2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5EA4C" id="Rectangle 254"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ks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xFGAnaQ4w+gmpUbDuGopg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eQ1C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yck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101197</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7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2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B1888" id="Rectangle 255"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g8F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OMBOkhRh9BNSK2HUNRkjh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z0k9UkUMrchXgnqKt4Q3k1jnzzx/ZhE9u5zri/WSZDFs9zLsmQG&#10;ub4KvCpfL73FMkzTbFUtq1X4VIeV01Yfs/35UjhHjoGyhtwBu/uWjohymzGzpIigdCmHrhZlE19E&#10;ui2049oojJQ0X7hpXS85qXqZOHlgv4fEOaFPQpwvvtDpwO0s1VR/57qz5TKV3UbSRygd8MFebV8U&#10;MGil+o7RCE23xPrbjiiGUfdGQPkVYRzbLu2MOMk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Jg8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72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101197</w:t>
      </w:r>
      <w:r w:rsidRPr="00D2785C">
        <w:rPr>
          <w:rFonts w:ascii="Times New Roman" w:hAnsi="Times New Roman"/>
          <w:b/>
          <w:sz w:val="22"/>
        </w:rPr>
        <w:tab/>
        <w:t>EXEMPTION FROM CIVIL PENALTIES</w:t>
      </w:r>
      <w:r w:rsidRPr="00D2785C">
        <w:rPr>
          <w:rFonts w:ascii="Times New Roman" w:hAnsi="Times New Roman"/>
          <w:b/>
          <w:sz w:val="22"/>
        </w:rPr>
        <w:tab/>
        <w:t>101197</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Civil penalties shall  not be assessed against any governmental entity, including a state or city, holding a</w:t>
      </w:r>
      <w:r w:rsidR="008C723B" w:rsidRPr="00D2785C">
        <w:rPr>
          <w:rFonts w:ascii="Times New Roman" w:hAnsi="Times New Roman"/>
          <w:sz w:val="22"/>
        </w:rPr>
        <w:t xml:space="preserve"> child care center license</w:t>
      </w:r>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and 1596.81,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723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101198</w:t>
      </w:r>
      <w:r w:rsidRPr="00D2785C">
        <w:rPr>
          <w:rFonts w:ascii="Times New Roman" w:hAnsi="Times New Roman"/>
          <w:b/>
          <w:sz w:val="22"/>
        </w:rPr>
        <w:tab/>
        <w:t>UNLICENSED FACILITY PENALTIES</w:t>
      </w:r>
      <w:r w:rsidRPr="00D2785C">
        <w:rPr>
          <w:rFonts w:ascii="Times New Roman" w:hAnsi="Times New Roman"/>
          <w:b/>
          <w:sz w:val="22"/>
        </w:rPr>
        <w:tab/>
        <w:t>101198</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A penalty of $200 per day shall be assessed for the operation of an </w:t>
      </w:r>
      <w:r w:rsidR="008C723B" w:rsidRPr="00D2785C">
        <w:rPr>
          <w:rFonts w:ascii="Times New Roman" w:hAnsi="Times New Roman"/>
          <w:sz w:val="22"/>
        </w:rPr>
        <w:t xml:space="preserve">unlicensed child care center </w:t>
      </w:r>
      <w:r w:rsidRPr="00D2785C">
        <w:rPr>
          <w:rFonts w:ascii="Times New Roman" w:hAnsi="Times New Roman"/>
          <w:sz w:val="22"/>
        </w:rPr>
        <w:t>under either of the following conditions: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operator has not submitted a completed application for licensure within 15 calendar days of issuance of a Notice of Operation in Violation of Law pursuant to Section 101157, and continues to operate.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For purposes of this section, an </w:t>
      </w:r>
      <w:r w:rsidR="008C723B" w:rsidRPr="00D2785C">
        <w:rPr>
          <w:rFonts w:ascii="Times New Roman" w:hAnsi="Times New Roman"/>
          <w:sz w:val="22"/>
        </w:rPr>
        <w:t xml:space="preserve">application is deemed </w:t>
      </w:r>
      <w:r w:rsidRPr="00D2785C">
        <w:rPr>
          <w:rFonts w:ascii="Times New Roman" w:hAnsi="Times New Roman"/>
          <w:sz w:val="22"/>
        </w:rPr>
        <w:t>completed if it includes the information required in Section 101169.</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completed application is deemed to be submitted when received by</w:t>
      </w:r>
      <w:r w:rsidR="008C723B" w:rsidRPr="00D2785C">
        <w:rPr>
          <w:rFonts w:ascii="Times New Roman" w:hAnsi="Times New Roman"/>
          <w:sz w:val="22"/>
        </w:rPr>
        <w:t xml:space="preserve"> the Department</w:t>
      </w:r>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Unlicensed operation continues after denial of the initial application.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Notwithstanding any appeal action</w:t>
      </w:r>
      <w:r w:rsidR="00206126" w:rsidRPr="00D2785C">
        <w:rPr>
          <w:rFonts w:ascii="Times New Roman" w:hAnsi="Times New Roman"/>
          <w:sz w:val="22"/>
        </w:rPr>
        <w:t>, child care center operation</w:t>
      </w:r>
      <w:r w:rsidRPr="00D2785C">
        <w:rPr>
          <w:rFonts w:ascii="Times New Roman" w:hAnsi="Times New Roman"/>
          <w:sz w:val="22"/>
        </w:rPr>
        <w:t xml:space="preserve"> must cease within 10 calendar days of the mailing of the notice of denial or upon receipt of the denial notice by the operator, whichever occurs first.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$200 per day penalty shall be assessed for the continued operation of an </w:t>
      </w:r>
      <w:r w:rsidR="00206126" w:rsidRPr="00D2785C">
        <w:rPr>
          <w:rFonts w:ascii="Times New Roman" w:hAnsi="Times New Roman"/>
          <w:sz w:val="22"/>
        </w:rPr>
        <w:t xml:space="preserve">unlicensed child care center </w:t>
      </w:r>
      <w:r w:rsidRPr="00D2785C">
        <w:rPr>
          <w:rFonts w:ascii="Times New Roman" w:hAnsi="Times New Roman"/>
          <w:sz w:val="22"/>
        </w:rPr>
        <w:t>as follows: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On the 16th calendar day after the operator has been issued the Notice of Operation in Violation of Law and has not submitted a completed application as required.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$200 per day penalty shall continue until the operator ceases operation or submits a completed application pursuant to </w:t>
      </w:r>
      <w:r w:rsidR="00206126" w:rsidRPr="00D2785C">
        <w:rPr>
          <w:rFonts w:ascii="Times New Roman" w:hAnsi="Times New Roman"/>
          <w:sz w:val="22"/>
        </w:rPr>
        <w:t>Sections 101198(a)(1)(</w:t>
      </w:r>
      <w:r w:rsidRPr="00D2785C">
        <w:rPr>
          <w:rFonts w:ascii="Times New Roman" w:hAnsi="Times New Roman"/>
          <w:sz w:val="22"/>
        </w:rPr>
        <w:t>A) and (B).</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r>
      <w:r w:rsidR="00206126" w:rsidRPr="00D2785C">
        <w:rPr>
          <w:rFonts w:ascii="Times New Roman" w:hAnsi="Times New Roman"/>
          <w:sz w:val="22"/>
        </w:rPr>
        <w:t xml:space="preserve">On the 10th calendar day after the </w:t>
      </w:r>
      <w:r w:rsidRPr="00D2785C">
        <w:rPr>
          <w:rFonts w:ascii="Times New Roman" w:hAnsi="Times New Roman"/>
          <w:sz w:val="22"/>
        </w:rPr>
        <w:t>mailing of the notice of denial or upon receipt of the denial notice by the operator, whichever occurs first.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$200 per day penalty shall continue until the operator ceases operation.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649B1" w:rsidRPr="00D2785C" w:rsidRDefault="00C649B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8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2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47678" id="Rectangle 256"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5ad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&#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xblp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19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2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801C1" id="Rectangle 257"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D7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hRE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uMQP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64</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22240"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0"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59BA4" id="Rectangle 644"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J3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DlJ3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101198</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1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9563F" id="Rectangle 259"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Tx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GIkw5i9AlUI3zbUhRE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R9PF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0612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101198</w:t>
      </w:r>
      <w:r w:rsidRPr="00D2785C">
        <w:rPr>
          <w:rFonts w:ascii="Times New Roman" w:hAnsi="Times New Roman"/>
          <w:b/>
          <w:sz w:val="22"/>
        </w:rPr>
        <w:tab/>
        <w:t xml:space="preserve">UNLICENSED FACILITY PENALTIES </w:t>
      </w:r>
      <w:r w:rsidRPr="00D2785C">
        <w:rPr>
          <w:rFonts w:ascii="Times New Roman" w:hAnsi="Times New Roman"/>
          <w:sz w:val="22"/>
        </w:rPr>
        <w:t>(Continued)</w:t>
      </w:r>
      <w:r w:rsidRPr="00D2785C">
        <w:rPr>
          <w:rFonts w:ascii="Times New Roman" w:hAnsi="Times New Roman"/>
          <w:sz w:val="22"/>
        </w:rPr>
        <w:tab/>
      </w:r>
      <w:r w:rsidRPr="00D2785C">
        <w:rPr>
          <w:rFonts w:ascii="Times New Roman" w:hAnsi="Times New Roman"/>
          <w:b/>
          <w:sz w:val="22"/>
        </w:rPr>
        <w:t>101198</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 xml:space="preserve">If the unlicensed operator or his/her representative </w:t>
      </w:r>
      <w:r w:rsidR="00206126" w:rsidRPr="00D2785C">
        <w:rPr>
          <w:rFonts w:ascii="Times New Roman" w:hAnsi="Times New Roman"/>
          <w:sz w:val="22"/>
        </w:rPr>
        <w:t xml:space="preserve">reports to the Department that unlicensed operation has ceased, the penalty shall cease as of the day the Department receives </w:t>
      </w:r>
      <w:r w:rsidRPr="00D2785C">
        <w:rPr>
          <w:rFonts w:ascii="Times New Roman" w:hAnsi="Times New Roman"/>
          <w:sz w:val="22"/>
        </w:rPr>
        <w:t>the notification.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 site visit shall be made immediately or within five working days to verify that the unlicensed </w:t>
      </w:r>
      <w:r w:rsidR="008C26FE" w:rsidRPr="00D2785C">
        <w:rPr>
          <w:rFonts w:ascii="Times New Roman" w:hAnsi="Times New Roman"/>
          <w:sz w:val="22"/>
        </w:rPr>
        <w:t xml:space="preserve">child care center operation </w:t>
      </w:r>
      <w:r w:rsidRPr="00D2785C">
        <w:rPr>
          <w:rFonts w:ascii="Times New Roman" w:hAnsi="Times New Roman"/>
          <w:sz w:val="22"/>
        </w:rPr>
        <w:t>has ceased.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 xml:space="preserve">Notwithstanding (c) above, if the </w:t>
      </w:r>
      <w:r w:rsidR="008C26FE" w:rsidRPr="00D2785C">
        <w:rPr>
          <w:rFonts w:ascii="Times New Roman" w:hAnsi="Times New Roman"/>
          <w:sz w:val="22"/>
        </w:rPr>
        <w:t xml:space="preserve">unlicensed child care center operation </w:t>
      </w:r>
      <w:r w:rsidRPr="00D2785C">
        <w:rPr>
          <w:rFonts w:ascii="Times New Roman" w:hAnsi="Times New Roman"/>
          <w:sz w:val="22"/>
        </w:rPr>
        <w:t>has not ceased, penalties shall continue to accrue without interruption from the date of initial penalty assessment.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 xml:space="preserve">All penalties shall be due and payable upon receipt of the Notice for </w:t>
      </w:r>
      <w:r w:rsidR="008C26FE" w:rsidRPr="00D2785C">
        <w:rPr>
          <w:rFonts w:ascii="Times New Roman" w:hAnsi="Times New Roman"/>
          <w:sz w:val="22"/>
        </w:rPr>
        <w:t>Payment from the Department, and shall be paid by check or money order made payable to the Department as in</w:t>
      </w:r>
      <w:r w:rsidRPr="00D2785C">
        <w:rPr>
          <w:rFonts w:ascii="Times New Roman" w:hAnsi="Times New Roman"/>
          <w:sz w:val="22"/>
        </w:rPr>
        <w:t>dicated in the notice.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(e)</w:t>
      </w:r>
      <w:r w:rsidRPr="00D2785C">
        <w:rPr>
          <w:rFonts w:ascii="Times New Roman" w:hAnsi="Times New Roman"/>
          <w:sz w:val="22"/>
        </w:rPr>
        <w:tab/>
      </w:r>
      <w:r w:rsidR="008C26FE" w:rsidRPr="00D2785C">
        <w:rPr>
          <w:rFonts w:ascii="Times New Roman" w:hAnsi="Times New Roman"/>
          <w:sz w:val="22"/>
        </w:rPr>
        <w:t xml:space="preserve">The Department has the authority to file a claim in any court of </w:t>
      </w:r>
      <w:r w:rsidRPr="00D2785C">
        <w:rPr>
          <w:rFonts w:ascii="Times New Roman" w:hAnsi="Times New Roman"/>
          <w:sz w:val="22"/>
        </w:rPr>
        <w:t>competent jurisdiction or to take other appropriate action for failure to pay penalties as specified in (d) above.</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(f)</w:t>
      </w:r>
      <w:r w:rsidRPr="00D2785C">
        <w:rPr>
          <w:rFonts w:ascii="Times New Roman" w:hAnsi="Times New Roman"/>
          <w:sz w:val="22"/>
        </w:rPr>
        <w:tab/>
        <w:t xml:space="preserve">Payment of civil penalties or application for licensure in response to a citation under this section do not permit the operation </w:t>
      </w:r>
      <w:r w:rsidR="008C26FE" w:rsidRPr="00D2785C">
        <w:rPr>
          <w:rFonts w:ascii="Times New Roman" w:hAnsi="Times New Roman"/>
          <w:sz w:val="22"/>
        </w:rPr>
        <w:t xml:space="preserve">of a child care center without </w:t>
      </w:r>
      <w:r w:rsidRPr="00D2785C">
        <w:rPr>
          <w:rFonts w:ascii="Times New Roman" w:hAnsi="Times New Roman"/>
          <w:sz w:val="22"/>
        </w:rPr>
        <w:t>a license.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Health and Safety Code 1596.80 states: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No person, firm, partnership, association, or  corporation shall operate, establish, manage, conduct, or maintain a child day care facility in this state without a current valid license therefor as provided in this act.</w:t>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8C26FE">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(g)</w:t>
      </w:r>
      <w:r w:rsidRPr="00D2785C">
        <w:rPr>
          <w:rFonts w:ascii="Times New Roman" w:hAnsi="Times New Roman"/>
          <w:sz w:val="22"/>
        </w:rPr>
        <w:tab/>
        <w:t>A person assessed civil penalties may appeal the penalty under Section 101196.</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1596.80, 1596.891 and 1596.892,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649B1" w:rsidRPr="00D2785C" w:rsidRDefault="00C649B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36747" w:rsidRPr="00D2785C" w:rsidRDefault="0033674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2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6" name="Rectangl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43154" id="Rectangle 260"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6B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HESQcx+gSqEb5tKQoiz7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f6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3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58C03" id="Rectangle 261"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jio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mCEScDxOgjqEb4tqcoSkP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0WOK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65</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0F5AEA">
      <w:pPr>
        <w:pStyle w:val="Header"/>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697664" behindDoc="1" locked="1" layoutInCell="0" allowOverlap="1">
                <wp:simplePos x="0" y="0"/>
                <wp:positionH relativeFrom="page">
                  <wp:posOffset>933450</wp:posOffset>
                </wp:positionH>
                <wp:positionV relativeFrom="paragraph">
                  <wp:posOffset>140335</wp:posOffset>
                </wp:positionV>
                <wp:extent cx="5943600" cy="12065"/>
                <wp:effectExtent l="0" t="0" r="0" b="0"/>
                <wp:wrapNone/>
                <wp:docPr id="74" name="Rectangle 6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05E15" id="Rectangle 633" o:spid="_x0000_s1026" style="position:absolute;margin-left:73.5pt;margin-top:11.05pt;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7g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SjATtIUYfQTUqth1DSRw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Header"/>
        <w:jc w:val="both"/>
        <w:rPr>
          <w:rFonts w:ascii="Times New Roman" w:hAnsi="Times New Roman"/>
        </w:rPr>
      </w:pP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101198.1</w:t>
      </w:r>
      <w:r w:rsidRPr="00D2785C">
        <w:rPr>
          <w:rFonts w:ascii="Times New Roman" w:hAnsi="Times New Roman"/>
        </w:rPr>
        <w:tab/>
        <w:t>GENERAL LICENSING REQUIREMENTS</w:t>
      </w:r>
      <w:r w:rsidRPr="00D2785C">
        <w:rPr>
          <w:rFonts w:ascii="Times New Roman" w:hAnsi="Times New Roman"/>
        </w:rPr>
        <w:tab/>
        <w:t xml:space="preserve">Regulations </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4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6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BF8CF" id="Rectangle 630"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UQG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SIkw5i9AlUI3zbUhSH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wFRA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101198.1</w:t>
      </w:r>
      <w:r w:rsidRPr="00D2785C">
        <w:rPr>
          <w:rFonts w:ascii="Times New Roman" w:hAnsi="Times New Roman"/>
          <w:b/>
          <w:sz w:val="22"/>
        </w:rPr>
        <w:tab/>
        <w:t>DENIAL OR REVOCATION OF LICENSE FOR</w:t>
      </w:r>
      <w:r w:rsidRPr="00D2785C">
        <w:rPr>
          <w:rFonts w:ascii="Times New Roman" w:hAnsi="Times New Roman"/>
          <w:sz w:val="22"/>
        </w:rPr>
        <w:tab/>
      </w:r>
      <w:r w:rsidRPr="00D2785C">
        <w:rPr>
          <w:rFonts w:ascii="Times New Roman" w:hAnsi="Times New Roman"/>
          <w:b/>
          <w:sz w:val="22"/>
        </w:rPr>
        <w:t>101198.1</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2785C">
        <w:rPr>
          <w:rFonts w:ascii="Times New Roman" w:hAnsi="Times New Roman"/>
          <w:sz w:val="22"/>
        </w:rPr>
        <w:tab/>
      </w:r>
      <w:r w:rsidRPr="00D2785C">
        <w:rPr>
          <w:rFonts w:ascii="Times New Roman" w:hAnsi="Times New Roman"/>
          <w:sz w:val="22"/>
        </w:rPr>
        <w:tab/>
      </w:r>
      <w:r w:rsidR="003A308F" w:rsidRPr="00D2785C">
        <w:rPr>
          <w:rFonts w:ascii="Times New Roman" w:hAnsi="Times New Roman"/>
          <w:b/>
          <w:sz w:val="22"/>
        </w:rPr>
        <w:t>FAILURE TO PAY CIVIL PENALTIES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licensee shall be responsible for paying civil penalties.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Unless otherwise provided, the transfer, surrender, forfeiture or revocation of a license shall not affect the licensee's  responsibility for paying any civil penalties accrued while the license was in effect.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shd w:val="pct5" w:color="auto" w:fill="auto"/>
        </w:rPr>
      </w:pPr>
      <w:r w:rsidRPr="00D2785C">
        <w:rPr>
          <w:rFonts w:ascii="Times New Roman" w:hAnsi="Times New Roman"/>
          <w:sz w:val="22"/>
        </w:rPr>
        <w:t>(b)</w:t>
      </w:r>
      <w:r w:rsidRPr="00D2785C">
        <w:rPr>
          <w:rFonts w:ascii="Times New Roman" w:hAnsi="Times New Roman"/>
          <w:sz w:val="22"/>
        </w:rPr>
        <w:tab/>
        <w:t>The Department shall have the authority to deny or revoke any license for failure to pay civil penalty assessments.</w:t>
      </w: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shd w:val="pct5" w:color="auto" w:fill="auto"/>
        </w:rPr>
      </w:pPr>
      <w:r w:rsidRPr="00D2785C">
        <w:rPr>
          <w:rFonts w:ascii="Times New Roman" w:hAnsi="Times New Roman"/>
          <w:sz w:val="22"/>
        </w:rPr>
        <w:t>(1)</w:t>
      </w:r>
      <w:r w:rsidRPr="00D2785C">
        <w:rPr>
          <w:rFonts w:ascii="Times New Roman" w:hAnsi="Times New Roman"/>
          <w:sz w:val="22"/>
        </w:rPr>
        <w:tab/>
        <w:t>The Department shall have the authority to approve payment arrangements acceptable to the Department.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shd w:val="pct5" w:color="auto" w:fill="auto"/>
        </w:rPr>
      </w:pPr>
      <w:r w:rsidRPr="00D2785C">
        <w:rPr>
          <w:rFonts w:ascii="Times New Roman" w:hAnsi="Times New Roman"/>
          <w:sz w:val="22"/>
        </w:rPr>
        <w:t>(2)</w:t>
      </w:r>
      <w:r w:rsidRPr="00D2785C">
        <w:rPr>
          <w:rFonts w:ascii="Times New Roman" w:hAnsi="Times New Roman"/>
          <w:sz w:val="22"/>
        </w:rPr>
        <w:tab/>
        <w:t>The Department shall have the authority to approve the form of payment.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The licensee's failure to pay civil penalty assessments pursuant to a payment plan approved by the Department may result in the denial or revocation of any license, and/or any other appropriate action.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shd w:val="pct5" w:color="auto" w:fill="auto"/>
        </w:rPr>
      </w:pPr>
      <w:r w:rsidRPr="00D2785C">
        <w:rPr>
          <w:rFonts w:ascii="Times New Roman" w:hAnsi="Times New Roman"/>
          <w:sz w:val="22"/>
        </w:rPr>
        <w:t>(c)</w:t>
      </w:r>
      <w:r w:rsidRPr="00D2785C">
        <w:rPr>
          <w:rFonts w:ascii="Times New Roman" w:hAnsi="Times New Roman"/>
          <w:sz w:val="22"/>
        </w:rPr>
        <w:tab/>
        <w:t>Any denial or revocation of the license for failure to pay civil penalties may be appealed as provided by Health and Safety Code Section 1596.887.</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1596.81, 1596.871, 1596.887, 1596.98, and 1596.99,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5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2" name="Rectangle 6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8A948" id="Rectangle 631"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1Oz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jjDjpIUafQDXCtx1FyS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T1O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CCL-01-18</w:t>
      </w:r>
      <w:r w:rsidRPr="00D2785C">
        <w:rPr>
          <w:rFonts w:ascii="Times New Roman" w:hAnsi="Times New Roman"/>
        </w:rPr>
        <w:tab/>
        <w:t xml:space="preserve">Effective   </w:t>
      </w:r>
      <w:smartTag w:uri="urn:schemas-microsoft-com:office:smarttags" w:element="date">
        <w:smartTagPr>
          <w:attr w:name="Year" w:val="2001"/>
          <w:attr w:name="Day" w:val="26"/>
          <w:attr w:name="Month" w:val="8"/>
        </w:smartTagPr>
        <w:r w:rsidRPr="00D2785C">
          <w:rPr>
            <w:rFonts w:ascii="Times New Roman" w:hAnsi="Times New Roman"/>
          </w:rPr>
          <w:t>8/26/01</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6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6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04A87" id="Rectangle 632"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xu3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lKJpF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5cbt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65.1</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24288"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1"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D3494" id="Rectangle 644"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4LU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1+C1CoDAADzBgAA&#10;DgAAAAAAAAAAAAAAAAAuAgAAZHJzL2Uyb0RvYy54bWxQSwECLQAUAAYACAAAACEA3pBdo9kAAAAH&#10;AQAADwAAAAAAAAAAAAAAAACEBQAAZHJzL2Rvd25yZXYueG1sUEsFBgAAAAAEAAQA8wAAAIoGAAAA&#10;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101200</w:t>
      </w:r>
      <w:r w:rsidR="007A2677" w:rsidRPr="00D2785C">
        <w:rPr>
          <w:rFonts w:ascii="Times New Roman" w:hAnsi="Times New Roman"/>
        </w:rPr>
        <w:t xml:space="preserve">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5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15A5E" id="Rectangle 263"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8H/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Qqi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88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101200</w:t>
      </w:r>
      <w:r w:rsidRPr="00D2785C">
        <w:rPr>
          <w:rFonts w:ascii="Times New Roman" w:hAnsi="Times New Roman"/>
          <w:b/>
          <w:sz w:val="22"/>
        </w:rPr>
        <w:tab/>
        <w:t>INSPECTION AUTHORITY OF THE DEPARTMENT</w:t>
      </w:r>
      <w:r w:rsidRPr="00D2785C">
        <w:rPr>
          <w:rFonts w:ascii="Times New Roman" w:hAnsi="Times New Roman"/>
          <w:b/>
          <w:sz w:val="22"/>
        </w:rPr>
        <w:tab/>
        <w:t>101200</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 xml:space="preserve">The </w:t>
      </w:r>
      <w:r w:rsidR="003A308F" w:rsidRPr="00D2785C">
        <w:rPr>
          <w:rFonts w:ascii="Times New Roman" w:hAnsi="Times New Roman"/>
          <w:sz w:val="22"/>
        </w:rPr>
        <w:t xml:space="preserve">Department has the </w:t>
      </w:r>
      <w:r w:rsidRPr="00D2785C">
        <w:rPr>
          <w:rFonts w:ascii="Times New Roman" w:hAnsi="Times New Roman"/>
          <w:sz w:val="22"/>
        </w:rPr>
        <w:t>inspection authority specified in Health and S</w:t>
      </w:r>
      <w:r w:rsidR="004F2BF4">
        <w:rPr>
          <w:rFonts w:ascii="Times New Roman" w:hAnsi="Times New Roman"/>
          <w:sz w:val="22"/>
        </w:rPr>
        <w:t>afety Code Sections 1596.852,</w:t>
      </w:r>
      <w:r w:rsidRPr="00D2785C">
        <w:rPr>
          <w:rFonts w:ascii="Times New Roman" w:hAnsi="Times New Roman"/>
          <w:sz w:val="22"/>
        </w:rPr>
        <w:t xml:space="preserve"> 1596.853</w:t>
      </w:r>
      <w:r w:rsidR="004F2BF4">
        <w:rPr>
          <w:rFonts w:ascii="Times New Roman" w:hAnsi="Times New Roman"/>
          <w:sz w:val="22"/>
        </w:rPr>
        <w:t xml:space="preserve"> and 1596.8535</w:t>
      </w:r>
      <w:r w:rsidRPr="00D2785C">
        <w:rPr>
          <w:rFonts w:ascii="Times New Roman" w:hAnsi="Times New Roman"/>
          <w:sz w:val="22"/>
        </w:rPr>
        <w:t>.</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Health and Safety Code </w:t>
      </w:r>
      <w:r w:rsidR="004F2BF4">
        <w:rPr>
          <w:rFonts w:ascii="Times New Roman" w:hAnsi="Times New Roman"/>
          <w:sz w:val="22"/>
        </w:rPr>
        <w:t>Section 1596.852 provides</w:t>
      </w:r>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Any duly authorized officer, employee, or agent of the department may, upon presentation of proper identification, enter and inspect any place providing personal care, supervision, and services at any time, with or without advance notice, to secure compliance with, or to prevent a violation of</w:t>
      </w:r>
      <w:r w:rsidR="004F2BF4">
        <w:rPr>
          <w:rFonts w:ascii="Times New Roman" w:hAnsi="Times New Roman"/>
          <w:sz w:val="22"/>
        </w:rPr>
        <w:t>,</w:t>
      </w:r>
      <w:r w:rsidRPr="00D2785C">
        <w:rPr>
          <w:rFonts w:ascii="Times New Roman" w:hAnsi="Times New Roman"/>
          <w:sz w:val="22"/>
        </w:rPr>
        <w:t xml:space="preserve"> this act or the regulations adopted by the department</w:t>
      </w:r>
      <w:r w:rsidR="004F2BF4">
        <w:rPr>
          <w:rFonts w:ascii="Times New Roman" w:hAnsi="Times New Roman"/>
          <w:sz w:val="22"/>
        </w:rPr>
        <w:t xml:space="preserve"> pursuant to the</w:t>
      </w:r>
      <w:r w:rsidRPr="00D2785C">
        <w:rPr>
          <w:rFonts w:ascii="Times New Roman" w:hAnsi="Times New Roman"/>
          <w:sz w:val="22"/>
        </w:rPr>
        <w:t xml:space="preserve"> act.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Health and Safety Code Section 1596.853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C52E9">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(a</w:t>
      </w:r>
      <w:r w:rsidR="005E56E1" w:rsidRPr="00D2785C">
        <w:rPr>
          <w:rFonts w:ascii="Times New Roman" w:hAnsi="Times New Roman"/>
          <w:sz w:val="22"/>
        </w:rPr>
        <w:t>)</w:t>
      </w:r>
      <w:r w:rsidR="005E56E1" w:rsidRPr="00D2785C">
        <w:rPr>
          <w:rFonts w:ascii="Times New Roman" w:hAnsi="Times New Roman"/>
          <w:sz w:val="22"/>
        </w:rPr>
        <w:tab/>
        <w:t>Any person may request an inspection of any child day care facility in accordance with the California Child Day Care Facilities Act by transmitting to the department notice of an alleged violation of applicable requirements prescribed by the statutes or regulations of this state.  A complaint may be made either orally or in writing.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C52E9">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(b</w:t>
      </w:r>
      <w:r w:rsidR="005E56E1" w:rsidRPr="00D2785C">
        <w:rPr>
          <w:rFonts w:ascii="Times New Roman" w:hAnsi="Times New Roman"/>
          <w:sz w:val="22"/>
        </w:rPr>
        <w:t>)</w:t>
      </w:r>
      <w:r w:rsidR="005E56E1" w:rsidRPr="00D2785C">
        <w:rPr>
          <w:rFonts w:ascii="Times New Roman" w:hAnsi="Times New Roman"/>
          <w:sz w:val="22"/>
        </w:rPr>
        <w:tab/>
        <w:t>The substance of the complaint shall be provided to the licensee no earlier than at the time of the inspection.  Unless the complainant specifically requests otherwise, neither the substance of the complaint provided the licensee nor any copy of the complaint or any record published, released, or otherwise made available to the licensee shall disclose the name of any person mentioned in the complaint, except the name of any duly authorized officer, employee, or agent of the department conducting the investigation or inspection pursuant to this chapter.</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C52E9">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(c)</w:t>
      </w:r>
      <w:r>
        <w:rPr>
          <w:rFonts w:ascii="Times New Roman" w:hAnsi="Times New Roman"/>
          <w:sz w:val="22"/>
        </w:rPr>
        <w:tab/>
        <w:t>Upon receipt</w:t>
      </w:r>
      <w:r w:rsidR="005E56E1" w:rsidRPr="00D2785C">
        <w:rPr>
          <w:rFonts w:ascii="Times New Roman" w:hAnsi="Times New Roman"/>
          <w:sz w:val="22"/>
        </w:rPr>
        <w:t xml:space="preserve"> of a complaint, the department shall make a preliminary review and, unless the department determines that the complaint is willfully intended to harass a licensee or is without any reasonable basis, the department shall make an onsite inspection within 10 days after receiving the complaint, </w:t>
      </w:r>
      <w:r>
        <w:rPr>
          <w:rFonts w:ascii="Times New Roman" w:hAnsi="Times New Roman"/>
          <w:sz w:val="22"/>
        </w:rPr>
        <w:t xml:space="preserve">except </w:t>
      </w:r>
      <w:r w:rsidR="005E56E1" w:rsidRPr="00D2785C">
        <w:rPr>
          <w:rFonts w:ascii="Times New Roman" w:hAnsi="Times New Roman"/>
          <w:sz w:val="22"/>
        </w:rPr>
        <w:t xml:space="preserve">where the visit would adversely affect the licensing investigation or </w:t>
      </w:r>
      <w:r>
        <w:rPr>
          <w:rFonts w:ascii="Times New Roman" w:hAnsi="Times New Roman"/>
          <w:sz w:val="22"/>
        </w:rPr>
        <w:t>t</w:t>
      </w:r>
      <w:r w:rsidR="005E56E1" w:rsidRPr="00D2785C">
        <w:rPr>
          <w:rFonts w:ascii="Times New Roman" w:hAnsi="Times New Roman"/>
          <w:sz w:val="22"/>
        </w:rPr>
        <w:t>he investigation of other agencies, including, but not limited to, law enforcement agencies.  In either event, the complainant shall be promptly informed of the department's proposed course of action.</w:t>
      </w:r>
    </w:p>
    <w:p w:rsidR="00C07261" w:rsidRPr="00D2785C" w:rsidRDefault="00C07261" w:rsidP="00C0726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07261" w:rsidRPr="00D2785C" w:rsidRDefault="00C07261" w:rsidP="00C07261">
      <w:pPr>
        <w:tabs>
          <w:tab w:val="left" w:pos="540"/>
          <w:tab w:val="left" w:pos="1080"/>
          <w:tab w:val="left" w:pos="1800"/>
          <w:tab w:val="left" w:pos="2520"/>
          <w:tab w:val="left" w:pos="3240"/>
          <w:tab w:val="left" w:pos="3960"/>
          <w:tab w:val="left" w:pos="4680"/>
          <w:tab w:val="right" w:pos="9360"/>
        </w:tabs>
        <w:ind w:left="2520" w:hanging="1440"/>
        <w:jc w:val="both"/>
        <w:rPr>
          <w:rFonts w:ascii="Times New Roman" w:hAnsi="Times New Roman"/>
          <w:sz w:val="22"/>
        </w:rPr>
      </w:pPr>
      <w:r>
        <w:rPr>
          <w:rFonts w:ascii="Times New Roman" w:hAnsi="Times New Roman"/>
          <w:sz w:val="22"/>
        </w:rPr>
        <w:t>(d</w:t>
      </w:r>
      <w:r w:rsidRPr="00D2785C">
        <w:rPr>
          <w:rFonts w:ascii="Times New Roman" w:hAnsi="Times New Roman"/>
          <w:sz w:val="22"/>
        </w:rPr>
        <w:t>)</w:t>
      </w:r>
      <w:r w:rsidRPr="00D2785C">
        <w:rPr>
          <w:rFonts w:ascii="Times New Roman" w:hAnsi="Times New Roman"/>
          <w:sz w:val="22"/>
        </w:rPr>
        <w:tab/>
      </w:r>
      <w:r>
        <w:rPr>
          <w:rFonts w:ascii="Times New Roman" w:hAnsi="Times New Roman"/>
          <w:sz w:val="22"/>
        </w:rPr>
        <w:t>(1)</w:t>
      </w:r>
      <w:r>
        <w:rPr>
          <w:rFonts w:ascii="Times New Roman" w:hAnsi="Times New Roman"/>
          <w:sz w:val="22"/>
        </w:rPr>
        <w:tab/>
      </w:r>
      <w:r w:rsidRPr="00D2785C">
        <w:rPr>
          <w:rFonts w:ascii="Times New Roman" w:hAnsi="Times New Roman"/>
          <w:sz w:val="22"/>
        </w:rPr>
        <w:t>Upon issuance of a license for a child day care facility or upon denial, revocation, or temporary suspension of a license or within 24 hours of a finding that physical abuse or sexual abuse has occurred, the department shall notify the resource and referral agency funded under Section 8210 of the Education Code for that jurisdiction.</w:t>
      </w:r>
    </w:p>
    <w:p w:rsidR="00C07261" w:rsidRPr="00D2785C" w:rsidRDefault="00C07261" w:rsidP="00C0726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C07261" w:rsidRPr="00D2785C" w:rsidRDefault="00C07261" w:rsidP="00C0726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Pr>
          <w:rFonts w:ascii="Times New Roman" w:hAnsi="Times New Roman"/>
          <w:sz w:val="22"/>
        </w:rPr>
        <w:t>(2)</w:t>
      </w:r>
      <w:r>
        <w:rPr>
          <w:rFonts w:ascii="Times New Roman" w:hAnsi="Times New Roman"/>
          <w:sz w:val="22"/>
        </w:rPr>
        <w:tab/>
      </w:r>
      <w:r w:rsidRPr="00D2785C">
        <w:rPr>
          <w:rFonts w:ascii="Times New Roman" w:hAnsi="Times New Roman"/>
          <w:sz w:val="22"/>
        </w:rPr>
        <w:t>The resource and referral agency shall be notified of the final resolution.</w:t>
      </w:r>
    </w:p>
    <w:p w:rsidR="00C07261" w:rsidRPr="00D2785C" w:rsidRDefault="00C07261" w:rsidP="00C0726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7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8" name="Rectangle 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0EAD9" id="Rectangle 264"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EQ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DpATtIEafQDUqti1DUUw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4EQ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4F2BF4">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28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20E7E" id="Rectangle 265" o:spid="_x0000_s1026"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4Xp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TFiJMBYvQRVCN821MUJXPLij7oO6UNPxg5Xj+WYTa7TdeJV8V55sWzaublcVZ5YRpl1TxaLJJV&#10;/NOcbmhdwE9IotmeHkWGmb9jcYi30Sf1zzgY7QnENDQR9K1fx3/rqT+NqrDkTCrY4f34QRoKarwT&#10;9VeFuFh2QJMupBRTR0kDsjq4JweMoeAo2kxvRQPykJ0WVpWHVg4GEKKIHmxKPZ5SyuhUw+Q8j2dJ&#10;AJlXw1oYBSCoc/h4eJRKv6ZiQGZQYgna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h&#10;zSEuFlCyLbPlZMrZeQX+GwMaq2VyeAmYzn1p213nV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d+F6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66</w:t>
      </w:r>
    </w:p>
    <w:p w:rsidR="005E56E1" w:rsidRPr="00D2785C" w:rsidRDefault="005E56E1">
      <w:pPr>
        <w:pStyle w:val="Footer"/>
        <w:tabs>
          <w:tab w:val="center" w:pos="4680"/>
        </w:tabs>
        <w:jc w:val="center"/>
        <w:rPr>
          <w:rFonts w:ascii="Times New Roman" w:hAnsi="Times New Roman"/>
        </w:rPr>
      </w:pPr>
      <w:r w:rsidRPr="00D2785C">
        <w:rPr>
          <w:rFonts w:ascii="Times New Roman" w:hAnsi="Times New Roman"/>
        </w:rPr>
        <w:br w:type="page"/>
      </w:r>
    </w:p>
    <w:p w:rsidR="005E56E1" w:rsidRPr="00D2785C" w:rsidRDefault="005E56E1">
      <w:pPr>
        <w:pStyle w:val="Footer"/>
        <w:tabs>
          <w:tab w:val="center" w:pos="4680"/>
        </w:tabs>
        <w:jc w:val="center"/>
        <w:rPr>
          <w:rFonts w:ascii="Times New Roman" w:hAnsi="Times New Roman"/>
        </w:rPr>
      </w:pPr>
    </w:p>
    <w:p w:rsidR="005E56E1" w:rsidRPr="00D2785C" w:rsidRDefault="005E56E1">
      <w:pPr>
        <w:pStyle w:val="Footer"/>
        <w:tabs>
          <w:tab w:val="center" w:pos="4680"/>
        </w:tabs>
        <w:jc w:val="center"/>
        <w:rPr>
          <w:rFonts w:ascii="Times New Roman" w:hAnsi="Times New Roman"/>
        </w:rPr>
      </w:pPr>
    </w:p>
    <w:p w:rsidR="005E56E1" w:rsidRPr="00D2785C" w:rsidRDefault="005E56E1">
      <w:pPr>
        <w:pStyle w:val="Footer"/>
        <w:tabs>
          <w:tab w:val="center" w:pos="4680"/>
        </w:tabs>
        <w:jc w:val="center"/>
        <w:rPr>
          <w:rFonts w:ascii="Times New Roman" w:hAnsi="Times New Roman"/>
        </w:rPr>
      </w:pPr>
    </w:p>
    <w:p w:rsidR="005E56E1" w:rsidRPr="00D2785C" w:rsidRDefault="005E56E1">
      <w:pPr>
        <w:pStyle w:val="Footer"/>
        <w:tabs>
          <w:tab w:val="center" w:pos="4680"/>
        </w:tabs>
        <w:jc w:val="center"/>
        <w:rPr>
          <w:rFonts w:ascii="Times New Roman" w:hAnsi="Times New Roman"/>
          <w:sz w:val="24"/>
        </w:rPr>
      </w:pPr>
      <w:r w:rsidRPr="00D2785C">
        <w:rPr>
          <w:rFonts w:ascii="Times New Roman" w:hAnsi="Times New Roman"/>
          <w:sz w:val="24"/>
        </w:rPr>
        <w:t>This page is intentionally left blank.</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26336"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2"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C017A" id="Rectangle 644"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4Pr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hJGgHQTpE8hGxbZlKC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quD6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101200</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0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C87C6" id="Rectangle 267"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dpY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SlLLij7oO6UNPxg5Xj+WYTa7TdeJV8V55sWzaublcVZ5YRpl1TxaLJJV&#10;/NOcbmhdwE9IotmeHkWGmb9jcYi30Sf1zzgY7QnENDQR9K1fx3/rqT+NqrDkTCrY4f34QRoKarwT&#10;9VeFuFh2QJMupBRTR0kDsjq4JweMoeAo2kxvRQPykJ0WVpWHVg4GEKKIHmxKPZ5SyuhUw+Q8j2dJ&#10;AJlXw1oYBaCyc/h4eJRKv6ZiQGZQYgna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h&#10;zSEuFlCyLbPlZMrZeQX+GwMaq2VyeAmYzn1p213nV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k3aW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3A308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101200</w:t>
      </w:r>
      <w:r w:rsidRPr="00D2785C">
        <w:rPr>
          <w:rFonts w:ascii="Times New Roman" w:hAnsi="Times New Roman"/>
          <w:b/>
          <w:sz w:val="22"/>
        </w:rPr>
        <w:tab/>
        <w:t>INSPECTION AUTHORITY OF THE DEPARTMENT</w:t>
      </w:r>
      <w:r w:rsidRPr="00D2785C">
        <w:rPr>
          <w:rFonts w:ascii="Times New Roman" w:hAnsi="Times New Roman"/>
          <w:b/>
          <w:sz w:val="22"/>
        </w:rPr>
        <w:tab/>
        <w:t>101200</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With the exception of parents seeking local day care service, any other entity specified in subdivision (b) of Section 1596.86 may request that the department provide the notification described in paragraph (1).</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Default="002C52E9">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(e</w:t>
      </w:r>
      <w:r w:rsidR="005E56E1" w:rsidRPr="00D2785C">
        <w:rPr>
          <w:rFonts w:ascii="Times New Roman" w:hAnsi="Times New Roman"/>
          <w:sz w:val="22"/>
        </w:rPr>
        <w:t>)</w:t>
      </w:r>
      <w:r w:rsidR="005E56E1" w:rsidRPr="00D2785C">
        <w:rPr>
          <w:rFonts w:ascii="Times New Roman" w:hAnsi="Times New Roman"/>
          <w:sz w:val="22"/>
        </w:rPr>
        <w:tab/>
        <w:t>When the department substantiates an allegation which it deems to be serious, in a facility funded by the Child Development Division of the State Department of Education pursuant to Chapter 2 (commencing with Section 8200) of Part 6 of the Education Code it shall notify the Child Development Division.</w:t>
      </w:r>
    </w:p>
    <w:p w:rsidR="002C52E9" w:rsidRDefault="002C52E9">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p>
    <w:p w:rsidR="002C52E9" w:rsidRDefault="002C52E9" w:rsidP="002C52E9">
      <w:pPr>
        <w:tabs>
          <w:tab w:val="left" w:pos="540"/>
          <w:tab w:val="left" w:pos="108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(3)</w:t>
      </w:r>
      <w:r>
        <w:rPr>
          <w:rFonts w:ascii="Times New Roman" w:hAnsi="Times New Roman"/>
          <w:sz w:val="22"/>
        </w:rPr>
        <w:tab/>
        <w:t>Health and Safety Code Section 1596.8535(a) provides:</w:t>
      </w:r>
    </w:p>
    <w:p w:rsidR="002C52E9" w:rsidRDefault="002C52E9" w:rsidP="002C52E9">
      <w:pPr>
        <w:tabs>
          <w:tab w:val="left" w:pos="540"/>
          <w:tab w:val="left" w:pos="1080"/>
          <w:tab w:val="left" w:pos="2520"/>
          <w:tab w:val="left" w:pos="3240"/>
          <w:tab w:val="left" w:pos="3960"/>
          <w:tab w:val="left" w:pos="4680"/>
          <w:tab w:val="right" w:pos="9360"/>
        </w:tabs>
        <w:ind w:left="1080" w:hanging="540"/>
        <w:jc w:val="both"/>
        <w:rPr>
          <w:rFonts w:ascii="Times New Roman" w:hAnsi="Times New Roman"/>
          <w:sz w:val="22"/>
        </w:rPr>
      </w:pPr>
    </w:p>
    <w:p w:rsidR="002C52E9" w:rsidRDefault="002C52E9" w:rsidP="002C52E9">
      <w:pPr>
        <w:tabs>
          <w:tab w:val="left" w:pos="540"/>
          <w:tab w:val="left" w:pos="108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ab/>
        <w:t>"Notwithstanding any other provision of law, the department shall conduct any authorized inspection, announced site visit, or unannounced site visit of any child daycare facility only during the period beginning one hour before and ending one hour after the facility's normal business hours or at any time childcare services are being provided.  This subdivision shall not apply to the investigation of any complaint received by the department if the department determines that an inspection or site visit outside the time period beginning one hour before, and ending one hour after, the facility's normal operating hours is necessary to protect the health or safety of any child in the facility."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 xml:space="preserve">The </w:t>
      </w:r>
      <w:r w:rsidR="003A308F" w:rsidRPr="00D2785C">
        <w:rPr>
          <w:rFonts w:ascii="Times New Roman" w:hAnsi="Times New Roman"/>
          <w:sz w:val="22"/>
        </w:rPr>
        <w:t>Department has the authority</w:t>
      </w:r>
      <w:r w:rsidR="00C07261">
        <w:rPr>
          <w:rFonts w:ascii="Times New Roman" w:hAnsi="Times New Roman"/>
          <w:sz w:val="22"/>
        </w:rPr>
        <w:t xml:space="preserve"> to interview children or staff</w:t>
      </w:r>
      <w:r w:rsidR="003A308F" w:rsidRPr="00D2785C">
        <w:rPr>
          <w:rFonts w:ascii="Times New Roman" w:hAnsi="Times New Roman"/>
          <w:sz w:val="22"/>
        </w:rPr>
        <w:t xml:space="preserve"> without </w:t>
      </w:r>
      <w:r w:rsidRPr="00D2785C">
        <w:rPr>
          <w:rFonts w:ascii="Times New Roman" w:hAnsi="Times New Roman"/>
          <w:sz w:val="22"/>
        </w:rPr>
        <w:t>prior consent.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Default="00C0726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Pr>
          <w:rFonts w:ascii="Times New Roman" w:hAnsi="Times New Roman"/>
          <w:sz w:val="22"/>
        </w:rPr>
        <w:t>(1)</w:t>
      </w:r>
      <w:r>
        <w:rPr>
          <w:rFonts w:ascii="Times New Roman" w:hAnsi="Times New Roman"/>
          <w:sz w:val="22"/>
        </w:rPr>
        <w:tab/>
        <w:t>The licensee shall</w:t>
      </w:r>
      <w:r w:rsidR="005E56E1" w:rsidRPr="00D2785C">
        <w:rPr>
          <w:rFonts w:ascii="Times New Roman" w:hAnsi="Times New Roman"/>
          <w:sz w:val="22"/>
        </w:rPr>
        <w:t xml:space="preserve"> </w:t>
      </w:r>
      <w:r>
        <w:rPr>
          <w:rFonts w:ascii="Times New Roman" w:hAnsi="Times New Roman"/>
          <w:sz w:val="22"/>
        </w:rPr>
        <w:t xml:space="preserve">ensure that </w:t>
      </w:r>
      <w:r w:rsidR="005E56E1" w:rsidRPr="00D2785C">
        <w:rPr>
          <w:rFonts w:ascii="Times New Roman" w:hAnsi="Times New Roman"/>
          <w:sz w:val="22"/>
        </w:rPr>
        <w:t>provisions</w:t>
      </w:r>
      <w:r>
        <w:rPr>
          <w:rFonts w:ascii="Times New Roman" w:hAnsi="Times New Roman"/>
          <w:sz w:val="22"/>
        </w:rPr>
        <w:t xml:space="preserve"> are made</w:t>
      </w:r>
      <w:r w:rsidR="005E56E1" w:rsidRPr="00D2785C">
        <w:rPr>
          <w:rFonts w:ascii="Times New Roman" w:hAnsi="Times New Roman"/>
          <w:sz w:val="22"/>
        </w:rPr>
        <w:t xml:space="preserve"> for private interviews </w:t>
      </w:r>
      <w:r>
        <w:rPr>
          <w:rFonts w:ascii="Times New Roman" w:hAnsi="Times New Roman"/>
          <w:sz w:val="22"/>
        </w:rPr>
        <w:t>with any children or staff members</w:t>
      </w:r>
      <w:r w:rsidR="003A308F" w:rsidRPr="00D2785C">
        <w:rPr>
          <w:rFonts w:ascii="Times New Roman" w:hAnsi="Times New Roman"/>
          <w:sz w:val="22"/>
        </w:rPr>
        <w:t>.</w:t>
      </w:r>
    </w:p>
    <w:p w:rsidR="00C07261" w:rsidRDefault="00C0726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rsidR="00C07261" w:rsidRDefault="00C07261" w:rsidP="009362F7">
      <w:pPr>
        <w:tabs>
          <w:tab w:val="left" w:pos="54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(c)</w:t>
      </w:r>
      <w:r>
        <w:rPr>
          <w:rFonts w:ascii="Times New Roman" w:hAnsi="Times New Roman"/>
          <w:sz w:val="22"/>
        </w:rPr>
        <w:tab/>
        <w:t>The Department has the authority to inspect, audit, and copy child or child care center records upon demand during normal business hours.  Records may be removed if necessary for copying.  Removal of records shall be subject to the requirements in Section</w:t>
      </w:r>
      <w:r w:rsidR="0062400B">
        <w:rPr>
          <w:rFonts w:ascii="Times New Roman" w:hAnsi="Times New Roman"/>
          <w:sz w:val="22"/>
        </w:rPr>
        <w:t>s</w:t>
      </w:r>
      <w:r>
        <w:rPr>
          <w:rFonts w:ascii="Times New Roman" w:hAnsi="Times New Roman"/>
          <w:sz w:val="22"/>
        </w:rPr>
        <w:t xml:space="preserve"> 101217(c) and 101221(d).</w:t>
      </w:r>
    </w:p>
    <w:p w:rsidR="00C07261" w:rsidRDefault="00C07261" w:rsidP="009362F7">
      <w:pPr>
        <w:tabs>
          <w:tab w:val="left" w:pos="540"/>
          <w:tab w:val="left" w:pos="1800"/>
          <w:tab w:val="left" w:pos="2520"/>
          <w:tab w:val="left" w:pos="3240"/>
          <w:tab w:val="left" w:pos="3960"/>
          <w:tab w:val="left" w:pos="4680"/>
          <w:tab w:val="right" w:pos="9360"/>
        </w:tabs>
        <w:ind w:left="540" w:hanging="540"/>
        <w:jc w:val="both"/>
        <w:rPr>
          <w:rFonts w:ascii="Times New Roman" w:hAnsi="Times New Roman"/>
          <w:sz w:val="22"/>
        </w:rPr>
      </w:pPr>
    </w:p>
    <w:p w:rsidR="00C07261" w:rsidRPr="00D2785C" w:rsidRDefault="00C07261" w:rsidP="009362F7">
      <w:pPr>
        <w:numPr>
          <w:ins w:id="1" w:author="CDSS" w:date="2005-06-07T09:25:00Z"/>
        </w:num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Pr>
          <w:rFonts w:ascii="Times New Roman" w:hAnsi="Times New Roman"/>
          <w:sz w:val="22"/>
        </w:rPr>
        <w:tab/>
        <w:t>(1)</w:t>
      </w:r>
      <w:r>
        <w:rPr>
          <w:rFonts w:ascii="Times New Roman" w:hAnsi="Times New Roman"/>
          <w:sz w:val="22"/>
        </w:rPr>
        <w:tab/>
        <w:t>The licensee shall ensure that provisions are made for the examination of all records relating to the operation of the child care center.</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0726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Pr>
          <w:rFonts w:ascii="Times New Roman" w:hAnsi="Times New Roman"/>
          <w:sz w:val="22"/>
        </w:rPr>
        <w:t>(d</w:t>
      </w:r>
      <w:r w:rsidR="005E56E1" w:rsidRPr="00D2785C">
        <w:rPr>
          <w:rFonts w:ascii="Times New Roman" w:hAnsi="Times New Roman"/>
          <w:sz w:val="22"/>
        </w:rPr>
        <w:t>)</w:t>
      </w:r>
      <w:r w:rsidR="005E56E1" w:rsidRPr="00D2785C">
        <w:rPr>
          <w:rFonts w:ascii="Times New Roman" w:hAnsi="Times New Roman"/>
          <w:sz w:val="22"/>
        </w:rPr>
        <w:tab/>
        <w:t xml:space="preserve">The </w:t>
      </w:r>
      <w:r w:rsidR="00206576" w:rsidRPr="00D2785C">
        <w:rPr>
          <w:rFonts w:ascii="Times New Roman" w:hAnsi="Times New Roman"/>
          <w:sz w:val="22"/>
        </w:rPr>
        <w:t>Department has the authority to observe the phys</w:t>
      </w:r>
      <w:r>
        <w:rPr>
          <w:rFonts w:ascii="Times New Roman" w:hAnsi="Times New Roman"/>
          <w:sz w:val="22"/>
        </w:rPr>
        <w:t>ical condition of the children</w:t>
      </w:r>
      <w:r w:rsidR="00206576" w:rsidRPr="00D2785C">
        <w:rPr>
          <w:rFonts w:ascii="Times New Roman" w:hAnsi="Times New Roman"/>
          <w:sz w:val="22"/>
        </w:rPr>
        <w:t>, including conditions that could indicate abuse, neglect or inappropriate placement.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w:t>
      </w:r>
      <w:r w:rsidR="00C07261">
        <w:rPr>
          <w:rFonts w:ascii="Times New Roman" w:hAnsi="Times New Roman"/>
          <w:sz w:val="22"/>
        </w:rPr>
        <w:t>tions 1596.72, 1596.73, 1596.852,</w:t>
      </w:r>
      <w:r w:rsidRPr="00D2785C">
        <w:rPr>
          <w:rFonts w:ascii="Times New Roman" w:hAnsi="Times New Roman"/>
          <w:sz w:val="22"/>
        </w:rPr>
        <w:t xml:space="preserve"> 1596.853,</w:t>
      </w:r>
      <w:r w:rsidR="00C07261">
        <w:rPr>
          <w:rFonts w:ascii="Times New Roman" w:hAnsi="Times New Roman"/>
          <w:sz w:val="22"/>
        </w:rPr>
        <w:t xml:space="preserve"> and 1596.8535,</w:t>
      </w:r>
      <w:r w:rsidRPr="00D2785C">
        <w:rPr>
          <w:rFonts w:ascii="Times New Roman" w:hAnsi="Times New Roman"/>
          <w:sz w:val="22"/>
        </w:rPr>
        <w:t xml:space="preserve">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1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4"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B227A" id="Rectangle 268"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2c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UZw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g2c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2C52E9">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2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3EDED" id="Rectangle 269"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Pm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hRE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IXP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67</w:t>
      </w:r>
    </w:p>
    <w:p w:rsidR="005E56E1" w:rsidRPr="00D2785C" w:rsidRDefault="005E56E1">
      <w:pPr>
        <w:pStyle w:val="Header"/>
        <w:jc w:val="both"/>
        <w:rPr>
          <w:rFonts w:ascii="Times New Roman" w:hAnsi="Times New Roman"/>
        </w:rPr>
      </w:pPr>
      <w:r w:rsidRPr="00D2785C">
        <w:rPr>
          <w:rFonts w:ascii="Times New Roman" w:hAnsi="Times New Roman"/>
        </w:rPr>
        <w:br w:type="page"/>
      </w:r>
      <w:r w:rsidR="000F5AEA" w:rsidRPr="00D2785C">
        <w:rPr>
          <w:rFonts w:ascii="Times New Roman" w:hAnsi="Times New Roman"/>
          <w:noProof/>
          <w:snapToGrid/>
        </w:rPr>
        <w:lastRenderedPageBreak/>
        <mc:AlternateContent>
          <mc:Choice Requires="wps">
            <w:drawing>
              <wp:anchor distT="0" distB="0" distL="114300" distR="114300" simplePos="0" relativeHeight="251633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7E846" id="Rectangle 270"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itJw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Qpiz7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lCv5oMR&#10;abfQjkstMZJCf2W6sb3krOp14iSe+R4T54w+CnG5+EqnI7eLVGP9XerOlMtYdhtRPULpgA/mavOi&#10;gEEj5A+MBmi6OVbfd0RSjNp3HMov9cPQdGlrhNM4AENer2yuVwgvASrHGvja4UKPnX3XS7Zt4Cbf&#10;5hAXcyjZmtlyMuU8egX+GwMaq2VyfAmYzn1t212XV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Uf4r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101201</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4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B6DAD" id="Rectangle 271"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D6E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rqD6E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065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101201</w:t>
      </w:r>
      <w:r w:rsidRPr="00D2785C">
        <w:rPr>
          <w:rFonts w:ascii="Times New Roman" w:hAnsi="Times New Roman"/>
          <w:b/>
          <w:sz w:val="22"/>
        </w:rPr>
        <w:tab/>
        <w:t>EVALUATION VISITS</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101201</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r>
      <w:r w:rsidR="00206576" w:rsidRPr="00D2785C">
        <w:rPr>
          <w:rFonts w:ascii="Times New Roman" w:hAnsi="Times New Roman"/>
          <w:sz w:val="22"/>
        </w:rPr>
        <w:t xml:space="preserve">Child care centers </w:t>
      </w:r>
      <w:r w:rsidRPr="00D2785C">
        <w:rPr>
          <w:rFonts w:ascii="Times New Roman" w:hAnsi="Times New Roman"/>
          <w:sz w:val="22"/>
        </w:rPr>
        <w:t xml:space="preserve">shall be evaluated as specified in Health and Safety Code Sections </w:t>
      </w:r>
      <w:r w:rsidR="005C595B">
        <w:rPr>
          <w:rFonts w:ascii="Times New Roman" w:hAnsi="Times New Roman"/>
          <w:sz w:val="22"/>
        </w:rPr>
        <w:t xml:space="preserve">1569.8535(a) [as referenced in Section 101200(a)], </w:t>
      </w:r>
      <w:r w:rsidRPr="00D2785C">
        <w:rPr>
          <w:rFonts w:ascii="Times New Roman" w:hAnsi="Times New Roman"/>
          <w:sz w:val="22"/>
        </w:rPr>
        <w:t>1596.98, 1596.99, 1597.08 and 1597.09.</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Health and Safety Code Section 1596.98</w:t>
      </w:r>
      <w:r w:rsidR="005C595B">
        <w:rPr>
          <w:rFonts w:ascii="Times New Roman" w:hAnsi="Times New Roman"/>
          <w:sz w:val="22"/>
        </w:rPr>
        <w:t>(a)</w:t>
      </w:r>
      <w:r w:rsidRPr="00D2785C">
        <w:rPr>
          <w:rFonts w:ascii="Times New Roman" w:hAnsi="Times New Roman"/>
          <w:sz w:val="22"/>
        </w:rPr>
        <w:t xml:space="preserve"> provides: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The department shall notify the day care center in writing of all deficiencies in its compliance with this chapter and the rules and regulations adopted pursuant to this chapter, and shall set a reasonable length of time for compliance by the center.  Upon a finding of noncompliance, the department may levy a civil penalty which shall be paid to the department each day until the department finds the center in compliance.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Health and Safety Code Section 1596.99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C595B" w:rsidP="009362F7">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(a)</w:t>
      </w:r>
      <w:r>
        <w:rPr>
          <w:rFonts w:ascii="Times New Roman" w:hAnsi="Times New Roman"/>
          <w:sz w:val="22"/>
        </w:rPr>
        <w:tab/>
      </w:r>
      <w:r w:rsidR="005E56E1" w:rsidRPr="00D2785C">
        <w:rPr>
          <w:rFonts w:ascii="Times New Roman" w:hAnsi="Times New Roman"/>
          <w:sz w:val="22"/>
        </w:rPr>
        <w:t>In addition to suspension or revocation of a license issued under this chapter, the Department may levy a civil penalty.  The civil penalty may be in addition to the penalties of suspension or revocation.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C595B" w:rsidP="009362F7">
      <w:pPr>
        <w:tabs>
          <w:tab w:val="left" w:pos="540"/>
          <w:tab w:val="left" w:pos="1800"/>
          <w:tab w:val="left" w:pos="2520"/>
          <w:tab w:val="left" w:pos="3240"/>
          <w:tab w:val="left" w:pos="3960"/>
          <w:tab w:val="left" w:pos="4680"/>
          <w:tab w:val="right" w:pos="9360"/>
        </w:tabs>
        <w:ind w:left="1800" w:hanging="720"/>
        <w:jc w:val="both"/>
        <w:rPr>
          <w:rFonts w:ascii="Times New Roman" w:hAnsi="Times New Roman"/>
          <w:sz w:val="22"/>
        </w:rPr>
      </w:pPr>
      <w:r>
        <w:rPr>
          <w:rFonts w:ascii="Times New Roman" w:hAnsi="Times New Roman"/>
          <w:sz w:val="22"/>
        </w:rPr>
        <w:t>(b)</w:t>
      </w:r>
      <w:r>
        <w:rPr>
          <w:rFonts w:ascii="Times New Roman" w:hAnsi="Times New Roman"/>
          <w:sz w:val="22"/>
        </w:rPr>
        <w:tab/>
      </w:r>
      <w:r w:rsidR="005E56E1" w:rsidRPr="00D2785C">
        <w:rPr>
          <w:rFonts w:ascii="Times New Roman" w:hAnsi="Times New Roman"/>
          <w:sz w:val="22"/>
        </w:rPr>
        <w:t>The amount of the civil penalty may not be less than twenty-five dollars ($25) nor more than fifty dollars ($50) per day for each violation of this chapter except where (1) the nature of the violation, (2) the seriousness of the violation, (3) the frequency of the violation, or (4) any combination of these factors warrants a higher penalty or an immediate civil penalty assessment as specified in subdivision (c), or both.  In no event shall a civil penalty assessment exceed one hundred fifty dollars ($150) per day.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Health and Safety Code Section 1597.08 provides: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All site visits shall be unannounced.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Health and Safety Code Section 1597.09 provides</w:t>
      </w:r>
      <w:r w:rsidR="005C595B">
        <w:rPr>
          <w:rFonts w:ascii="Times New Roman" w:hAnsi="Times New Roman"/>
          <w:sz w:val="22"/>
        </w:rPr>
        <w:t xml:space="preserve"> in part</w:t>
      </w:r>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Default="005C595B" w:rsidP="004D3CB3">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t>"(a)</w:t>
      </w:r>
      <w:r>
        <w:rPr>
          <w:rFonts w:ascii="Times New Roman" w:hAnsi="Times New Roman"/>
          <w:sz w:val="22"/>
        </w:rPr>
        <w:tab/>
        <w:t>Each licensed child day care center shall be subject to unannounced visits by the department.  The department shall visit these facilities as often as necessary to ensure the quality of care provided.</w:t>
      </w:r>
    </w:p>
    <w:p w:rsidR="005C595B" w:rsidRDefault="005C59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C595B" w:rsidRDefault="005C595B" w:rsidP="004D3CB3">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t>"(b)</w:t>
      </w:r>
      <w:r>
        <w:rPr>
          <w:rFonts w:ascii="Times New Roman" w:hAnsi="Times New Roman"/>
          <w:sz w:val="22"/>
        </w:rPr>
        <w:tab/>
        <w:t>The department shall conduct an annual unannounced visit to a licensed child day care center under any of the following circumstances:</w:t>
      </w:r>
    </w:p>
    <w:p w:rsidR="005C595B" w:rsidRDefault="005C59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C595B" w:rsidRDefault="005C59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"(1)</w:t>
      </w:r>
      <w:r>
        <w:rPr>
          <w:rFonts w:ascii="Times New Roman" w:hAnsi="Times New Roman"/>
          <w:sz w:val="22"/>
        </w:rPr>
        <w:tab/>
        <w:t>When a license is on probation.</w:t>
      </w:r>
    </w:p>
    <w:p w:rsidR="005C595B" w:rsidRDefault="005C595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C595B" w:rsidRDefault="005C595B" w:rsidP="004D3CB3">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"(2)</w:t>
      </w:r>
      <w:r>
        <w:rPr>
          <w:rFonts w:ascii="Times New Roman" w:hAnsi="Times New Roman"/>
          <w:sz w:val="22"/>
        </w:rPr>
        <w:tab/>
        <w:t>When the terms of agreement in a facility compliance plan require an annual evaluation.</w:t>
      </w:r>
    </w:p>
    <w:p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Pr="004D3CB3" w:rsidRDefault="004D3CB3" w:rsidP="004D3CB3">
      <w:pPr>
        <w:pBdr>
          <w:bottom w:val="double" w:sz="4" w:space="1" w:color="auto"/>
        </w:pBd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2"/>
        </w:rPr>
      </w:pPr>
      <w:r>
        <w:rPr>
          <w:rFonts w:ascii="Times New Roman" w:hAnsi="Times New Roman"/>
          <w:b/>
          <w:sz w:val="22"/>
        </w:rPr>
        <w:t>HANDBOOK CONTINUES</w:t>
      </w:r>
    </w:p>
    <w:p w:rsidR="004D3CB3" w:rsidRDefault="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Pr="00D2785C" w:rsidRDefault="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5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0"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0100" id="Rectangle 272"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ac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oI4sK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LVpx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r w:rsidRPr="00D2785C">
        <w:rPr>
          <w:rFonts w:ascii="Times New Roman" w:hAnsi="Times New Roman"/>
        </w:rPr>
        <w:tab/>
      </w:r>
    </w:p>
    <w:p w:rsidR="005E56E1" w:rsidRPr="00D2785C" w:rsidRDefault="005C595B">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6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71B32" id="Rectangle 273" o:spid="_x0000_s1026"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4T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hQk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wDhO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68</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28384"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3"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EB769" id="Rectangle 644" o:spid="_x0000_s1026"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N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hBCNBOwjSJ5CNim3LUEyI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vpTS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101202</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8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D9AF9" id="Rectangle 275"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D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hQk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svwP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065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101201</w:t>
      </w:r>
      <w:r w:rsidRPr="00D2785C">
        <w:rPr>
          <w:rFonts w:ascii="Times New Roman" w:hAnsi="Times New Roman"/>
          <w:b/>
          <w:sz w:val="22"/>
        </w:rPr>
        <w:tab/>
        <w:t xml:space="preserve">EVALUATION VISITS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t>101201</w:t>
      </w:r>
    </w:p>
    <w:p w:rsidR="005E56E1"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Default="004D3CB3" w:rsidP="004D3CB3">
      <w:pPr>
        <w:pBdr>
          <w:top w:val="double" w:sz="4" w:space="1" w:color="auto"/>
        </w:pBdr>
        <w:tabs>
          <w:tab w:val="left" w:pos="540"/>
          <w:tab w:val="left" w:pos="1080"/>
          <w:tab w:val="left" w:pos="1800"/>
          <w:tab w:val="left" w:pos="2520"/>
          <w:tab w:val="left" w:pos="3240"/>
          <w:tab w:val="left" w:pos="3960"/>
          <w:tab w:val="left" w:pos="4680"/>
          <w:tab w:val="right" w:pos="9360"/>
        </w:tabs>
        <w:jc w:val="center"/>
        <w:rPr>
          <w:rFonts w:ascii="Times New Roman" w:hAnsi="Times New Roman"/>
          <w:b/>
          <w:sz w:val="22"/>
        </w:rPr>
      </w:pPr>
      <w:r>
        <w:rPr>
          <w:rFonts w:ascii="Times New Roman" w:hAnsi="Times New Roman"/>
          <w:b/>
          <w:sz w:val="22"/>
        </w:rPr>
        <w:t>HANDBOOK CONTINUES</w:t>
      </w:r>
    </w:p>
    <w:p w:rsidR="004D3CB3" w:rsidRDefault="004D3CB3" w:rsidP="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Default="004D3CB3" w:rsidP="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"(3)</w:t>
      </w:r>
      <w:r>
        <w:rPr>
          <w:rFonts w:ascii="Times New Roman" w:hAnsi="Times New Roman"/>
          <w:sz w:val="22"/>
        </w:rPr>
        <w:tab/>
        <w:t>When an accusation against a licensee is pending.</w:t>
      </w:r>
    </w:p>
    <w:p w:rsidR="004D3CB3" w:rsidRDefault="004D3CB3" w:rsidP="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Default="004D3CB3" w:rsidP="004D3CB3">
      <w:pPr>
        <w:tabs>
          <w:tab w:val="left" w:pos="540"/>
          <w:tab w:val="left" w:pos="1080"/>
          <w:tab w:val="left" w:pos="1800"/>
          <w:tab w:val="left" w:pos="2520"/>
          <w:tab w:val="left" w:pos="3240"/>
          <w:tab w:val="left" w:pos="3960"/>
          <w:tab w:val="left" w:pos="4680"/>
          <w:tab w:val="right" w:pos="9360"/>
        </w:tabs>
        <w:ind w:left="2520" w:hanging="25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t>"(4)</w:t>
      </w:r>
      <w:r>
        <w:rPr>
          <w:rFonts w:ascii="Times New Roman" w:hAnsi="Times New Roman"/>
          <w:sz w:val="22"/>
        </w:rPr>
        <w:tab/>
        <w:t>In order to verify that a person who has been ordered out of a child day care center by the department is no longer at the facility.</w:t>
      </w:r>
    </w:p>
    <w:p w:rsidR="004D3CB3" w:rsidRDefault="004D3CB3" w:rsidP="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Default="004D3CB3" w:rsidP="009362F7">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t>"(c)</w:t>
      </w:r>
      <w:r>
        <w:rPr>
          <w:rFonts w:ascii="Times New Roman" w:hAnsi="Times New Roman"/>
          <w:sz w:val="22"/>
        </w:rPr>
        <w:tab/>
        <w:t>The department shall conduct an [random] annual unannounced visit to no less than 10 percent of facilities not subject to an evaluation under subdivision (b)...</w:t>
      </w:r>
    </w:p>
    <w:p w:rsidR="004D3CB3" w:rsidRDefault="004D3CB3" w:rsidP="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Default="004D3CB3" w:rsidP="009362F7">
      <w:pPr>
        <w:tabs>
          <w:tab w:val="left" w:pos="54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Pr>
          <w:rFonts w:ascii="Times New Roman" w:hAnsi="Times New Roman"/>
          <w:sz w:val="22"/>
        </w:rPr>
        <w:tab/>
      </w:r>
      <w:r>
        <w:rPr>
          <w:rFonts w:ascii="Times New Roman" w:hAnsi="Times New Roman"/>
          <w:sz w:val="22"/>
        </w:rPr>
        <w:tab/>
      </w:r>
      <w:r w:rsidR="0062400B">
        <w:rPr>
          <w:rFonts w:ascii="Times New Roman" w:hAnsi="Times New Roman"/>
          <w:sz w:val="22"/>
        </w:rPr>
        <w:t>"</w:t>
      </w:r>
      <w:r>
        <w:rPr>
          <w:rFonts w:ascii="Times New Roman" w:hAnsi="Times New Roman"/>
          <w:sz w:val="22"/>
        </w:rPr>
        <w:t>(d)</w:t>
      </w:r>
      <w:r>
        <w:rPr>
          <w:rFonts w:ascii="Times New Roman" w:hAnsi="Times New Roman"/>
          <w:sz w:val="22"/>
        </w:rPr>
        <w:tab/>
        <w:t>Under no circumstances shall the department visit a community care facility less often than once every five years.</w:t>
      </w:r>
    </w:p>
    <w:p w:rsidR="004D3CB3" w:rsidRPr="00D2785C" w:rsidRDefault="004D3CB3" w:rsidP="004D3CB3">
      <w:pPr>
        <w:numPr>
          <w:ins w:id="2" w:author="CDSS" w:date="2005-06-07T09:39:00Z"/>
        </w:num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4D3CB3" w:rsidRPr="00D2785C" w:rsidRDefault="004D3CB3" w:rsidP="004D3CB3">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4D3CB3" w:rsidRPr="00D2785C" w:rsidRDefault="004D3CB3" w:rsidP="004D3CB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206576" w:rsidRPr="00D2785C">
        <w:rPr>
          <w:rFonts w:ascii="Times New Roman" w:hAnsi="Times New Roman"/>
          <w:sz w:val="22"/>
        </w:rPr>
        <w:t xml:space="preserve">The Department has the authority to make any number of other visits to a child care center in order </w:t>
      </w:r>
      <w:r w:rsidRPr="00D2785C">
        <w:rPr>
          <w:rFonts w:ascii="Times New Roman" w:hAnsi="Times New Roman"/>
          <w:sz w:val="22"/>
        </w:rPr>
        <w:t>to determine compliance with applicable laws and regulations.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w:t>
      </w:r>
      <w:r w:rsidR="004D3CB3">
        <w:rPr>
          <w:rFonts w:ascii="Times New Roman" w:hAnsi="Times New Roman"/>
          <w:sz w:val="22"/>
        </w:rPr>
        <w:t>tion 1596.81,</w:t>
      </w:r>
      <w:r w:rsidRPr="00D2785C">
        <w:rPr>
          <w:rFonts w:ascii="Times New Roman" w:hAnsi="Times New Roman"/>
          <w:sz w:val="22"/>
        </w:rPr>
        <w:t xml:space="preserve"> Health and Safety Code.  Reference:  Sections 1596.81(b), 1596.852, 1596.98, 1596.99, 1597.08 and 1597.09,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101202</w:t>
      </w:r>
      <w:r w:rsidRPr="00D2785C">
        <w:rPr>
          <w:rFonts w:ascii="Times New Roman" w:hAnsi="Times New Roman"/>
          <w:b/>
          <w:sz w:val="22"/>
        </w:rPr>
        <w:tab/>
        <w:t>SERIOUS DEFICIENCIES</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101202</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2065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Renumbered to Section 101193 by Manual Letter No. CCL-98-11, effective </w:t>
      </w:r>
      <w:smartTag w:uri="urn:schemas-microsoft-com:office:smarttags" w:element="date">
        <w:smartTagPr>
          <w:attr w:name="Month" w:val="11"/>
          <w:attr w:name="Day" w:val="1"/>
          <w:attr w:name="Year" w:val="1998"/>
        </w:smartTagPr>
        <w:r w:rsidRPr="00D2785C">
          <w:rPr>
            <w:rFonts w:ascii="Times New Roman" w:hAnsi="Times New Roman"/>
            <w:sz w:val="22"/>
          </w:rPr>
          <w:t>11/1/98</w:t>
        </w:r>
      </w:smartTag>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39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6"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A1AAD" id="Rectangle 276"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llo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hQk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JSWW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r w:rsidRPr="00D2785C">
        <w:rPr>
          <w:rFonts w:ascii="Times New Roman" w:hAnsi="Times New Roman"/>
        </w:rPr>
        <w:tab/>
      </w:r>
    </w:p>
    <w:p w:rsidR="005E56E1" w:rsidRPr="00D2785C" w:rsidRDefault="004D3CB3">
      <w:pPr>
        <w:pStyle w:val="Footer"/>
        <w:jc w:val="both"/>
        <w:rPr>
          <w:rFonts w:ascii="Times New Roman" w:hAnsi="Times New Roman"/>
        </w:rPr>
      </w:pPr>
      <w:r>
        <w:rPr>
          <w:rFonts w:ascii="Times New Roman" w:hAnsi="Times New Roman"/>
        </w:rPr>
        <w:t>MANUAL LETTER NO. CCL-05-08</w:t>
      </w:r>
      <w:r>
        <w:rPr>
          <w:rFonts w:ascii="Times New Roman" w:hAnsi="Times New Roman"/>
        </w:rPr>
        <w:tab/>
        <w:t xml:space="preserve">Effective </w:t>
      </w:r>
      <w:smartTag w:uri="urn:schemas-microsoft-com:office:smarttags" w:element="date">
        <w:smartTagPr>
          <w:attr w:name="Year" w:val="2005"/>
          <w:attr w:name="Day" w:val="8"/>
          <w:attr w:name="Month" w:val="6"/>
        </w:smartTagPr>
        <w:r>
          <w:rPr>
            <w:rFonts w:ascii="Times New Roman" w:hAnsi="Times New Roman"/>
          </w:rPr>
          <w:t>6/8/05</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0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14713" id="Rectangle 277" o:spid="_x0000_s1026"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Z9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hQk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S9n0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69</w:t>
      </w:r>
    </w:p>
    <w:p w:rsidR="005E56E1" w:rsidRPr="00D2785C" w:rsidRDefault="005E56E1">
      <w:pPr>
        <w:jc w:val="center"/>
        <w:rPr>
          <w:rFonts w:ascii="Times New Roman" w:hAnsi="Times New Roman"/>
        </w:rPr>
      </w:pPr>
      <w:r w:rsidRPr="00D2785C">
        <w:rPr>
          <w:rFonts w:ascii="Times New Roman" w:hAnsi="Times New Roman"/>
        </w:rPr>
        <w:br w:type="page"/>
      </w:r>
    </w:p>
    <w:p w:rsidR="005E56E1" w:rsidRPr="00D2785C" w:rsidRDefault="005E56E1">
      <w:pPr>
        <w:jc w:val="center"/>
        <w:rPr>
          <w:rFonts w:ascii="Times New Roman" w:hAnsi="Times New Roman"/>
        </w:rPr>
      </w:pPr>
    </w:p>
    <w:p w:rsidR="005E56E1" w:rsidRPr="00D2785C" w:rsidRDefault="005E56E1">
      <w:pPr>
        <w:jc w:val="center"/>
        <w:rPr>
          <w:rFonts w:ascii="Times New Roman" w:hAnsi="Times New Roman"/>
        </w:rPr>
      </w:pPr>
    </w:p>
    <w:p w:rsidR="005E56E1" w:rsidRPr="00D2785C" w:rsidRDefault="005E56E1">
      <w:pPr>
        <w:jc w:val="center"/>
        <w:rPr>
          <w:rFonts w:ascii="Times New Roman" w:hAnsi="Times New Roman"/>
        </w:rPr>
      </w:pPr>
    </w:p>
    <w:p w:rsidR="005E56E1" w:rsidRPr="00D2785C" w:rsidRDefault="005E56E1">
      <w:pPr>
        <w:jc w:val="center"/>
        <w:rPr>
          <w:rFonts w:ascii="Times New Roman" w:hAnsi="Times New Roman"/>
        </w:rPr>
      </w:pPr>
    </w:p>
    <w:p w:rsidR="005E56E1" w:rsidRPr="00D2785C" w:rsidRDefault="005E56E1">
      <w:pPr>
        <w:jc w:val="center"/>
        <w:rPr>
          <w:rFonts w:ascii="Times New Roman" w:hAnsi="Times New Roman"/>
          <w:b/>
        </w:rPr>
      </w:pPr>
      <w:r w:rsidRPr="00D2785C">
        <w:rPr>
          <w:rFonts w:ascii="Times New Roman" w:hAnsi="Times New Roman"/>
          <w:b/>
        </w:rPr>
        <w:t>This page is intentionally left blank.</w:t>
      </w:r>
    </w:p>
    <w:p w:rsidR="005E56E1" w:rsidRPr="00D2785C" w:rsidRDefault="005E56E1">
      <w:pPr>
        <w:pStyle w:val="Footer"/>
        <w:tabs>
          <w:tab w:val="center" w:pos="4680"/>
        </w:tabs>
        <w:jc w:val="both"/>
        <w:rPr>
          <w:rFonts w:ascii="Times New Roman" w:hAnsi="Times New Roman"/>
        </w:rPr>
      </w:pP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30432"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4"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F0A78" id="Rectangle 644"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CV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EOAl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101205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2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6FD9E" id="Rectangle 279"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T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ShIM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zRNv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0F5AEA" w:rsidRDefault="005E56E1" w:rsidP="000F5AEA">
      <w:pPr>
        <w:pStyle w:val="Heading1"/>
        <w:jc w:val="center"/>
        <w:rPr>
          <w:b/>
          <w:bCs/>
        </w:rPr>
      </w:pPr>
      <w:r w:rsidRPr="000F5AEA">
        <w:rPr>
          <w:b/>
          <w:bCs/>
        </w:rPr>
        <w:t>Article 5.  ADMINISTRATIVE ACTIONS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101205</w:t>
      </w:r>
      <w:r w:rsidRPr="00D2785C">
        <w:rPr>
          <w:rFonts w:ascii="Times New Roman" w:hAnsi="Times New Roman"/>
          <w:b/>
          <w:sz w:val="22"/>
        </w:rPr>
        <w:tab/>
        <w:t>DENIAL OF LICENSE</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101205</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Except as specified in Section 101181, which provides for issuance of a provisional license based upon substantial compliance, the Department shall deny an application for a license if the applicant is not in compliance with applicable laws and regulations.  The Department shall issue the denial in accordance with Health and Safety Code Section 1597.11.</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The Department shall deny an application if the applicant fails to pay any civil penalty assessments, unless payment arrangements acceptable to the Department have been made.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The Department may deny an application for licensure or revoke a license if the applicant/licensee, staff and/or volunteers violate Health and Safety Code Section 1596.885.</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Section 1596.885 of the Health and Safety Code states: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w:t>
      </w:r>
      <w:r w:rsidR="005E56E1" w:rsidRPr="00D2785C">
        <w:rPr>
          <w:rFonts w:ascii="Times New Roman" w:hAnsi="Times New Roman"/>
          <w:sz w:val="22"/>
        </w:rPr>
        <w:t>The department may deny an application for or suspend or revoke any license, registration, or special permit issued under this act upon any of the following grounds and in the manner provided in this act: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w:t>
      </w:r>
      <w:r w:rsidR="005E56E1" w:rsidRPr="00D2785C">
        <w:rPr>
          <w:rFonts w:ascii="Times New Roman" w:hAnsi="Times New Roman"/>
          <w:sz w:val="22"/>
        </w:rPr>
        <w:t>a)  Violation by the licensee, registrant, or holder of a special permit of this act or of the rules and regulations promulgated under this act.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"(b)  Aiding</w:t>
      </w:r>
      <w:r w:rsidR="005E56E1" w:rsidRPr="00D2785C">
        <w:rPr>
          <w:rFonts w:ascii="Times New Roman" w:hAnsi="Times New Roman"/>
          <w:sz w:val="22"/>
        </w:rPr>
        <w:t>, abetting, or permitting the violating of this act or of the rules and regulations promulgated under this act.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"(c)  </w:t>
      </w:r>
      <w:r w:rsidR="005E56E1" w:rsidRPr="00D2785C">
        <w:rPr>
          <w:rFonts w:ascii="Times New Roman" w:hAnsi="Times New Roman"/>
          <w:sz w:val="22"/>
        </w:rPr>
        <w:t>Conduct which is inimical to the health, morals, welfare, or safety of either an individual in or receiving services from the facility or the people of this state.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"(d)  The conviction of a licensee, or other person specified in Section 1596.871, at any time before or during </w:t>
      </w:r>
      <w:r w:rsidR="005E56E1" w:rsidRPr="00D2785C">
        <w:rPr>
          <w:rFonts w:ascii="Times New Roman" w:hAnsi="Times New Roman"/>
          <w:sz w:val="22"/>
        </w:rPr>
        <w:t>licensure, of a crime as defined in Section 1596.871.</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"(e)  Engaging in acts of financial malfeasance concerning the operation of a facility, including, but not limited to, improper use or embezzlement of client moneys and property or fraudulent appropriation for personal gain of facility moneys and property, or willful or negligent failure to provide services for the care of clients."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3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2"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B7AB6" id="Rectangle 280"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qL0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CIkw5i9AlUI3zbUhSk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EWov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r w:rsidRPr="00D2785C">
        <w:rPr>
          <w:rFonts w:ascii="Times New Roman" w:hAnsi="Times New Roman"/>
        </w:rPr>
        <w:tab/>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4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1FEE1" id="Rectangle 281"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TdKAMAAPI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f5ZN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70</w:t>
      </w:r>
    </w:p>
    <w:p w:rsidR="005E56E1" w:rsidRPr="00D2785C" w:rsidRDefault="005E56E1">
      <w:pPr>
        <w:rPr>
          <w:rFonts w:ascii="Times New Roman" w:hAnsi="Times New Roman"/>
        </w:rPr>
      </w:pPr>
      <w:r w:rsidRPr="00D2785C">
        <w:rPr>
          <w:rFonts w:ascii="Times New Roman" w:hAnsi="Times New Roman"/>
        </w:rPr>
        <w:br w:type="page"/>
      </w:r>
    </w:p>
    <w:p w:rsidR="005E56E1" w:rsidRPr="00D2785C" w:rsidRDefault="005E56E1">
      <w:pPr>
        <w:rPr>
          <w:rFonts w:ascii="Times New Roman" w:hAnsi="Times New Roman"/>
        </w:rPr>
      </w:pPr>
    </w:p>
    <w:p w:rsidR="005E56E1" w:rsidRPr="00D2785C" w:rsidRDefault="005E56E1">
      <w:pPr>
        <w:rPr>
          <w:rFonts w:ascii="Times New Roman" w:hAnsi="Times New Roman"/>
        </w:rPr>
      </w:pPr>
    </w:p>
    <w:p w:rsidR="005E56E1" w:rsidRPr="00D2785C" w:rsidRDefault="005E56E1">
      <w:pPr>
        <w:rPr>
          <w:rFonts w:ascii="Times New Roman" w:hAnsi="Times New Roman"/>
        </w:rPr>
      </w:pPr>
    </w:p>
    <w:p w:rsidR="005E56E1" w:rsidRPr="00D2785C" w:rsidRDefault="005E56E1">
      <w:pPr>
        <w:rPr>
          <w:rFonts w:ascii="Times New Roman" w:hAnsi="Times New Roman"/>
        </w:rPr>
      </w:pPr>
    </w:p>
    <w:p w:rsidR="005E56E1" w:rsidRPr="00D2785C" w:rsidRDefault="005E56E1">
      <w:pPr>
        <w:jc w:val="center"/>
        <w:rPr>
          <w:rFonts w:ascii="Times New Roman" w:hAnsi="Times New Roman"/>
          <w:b/>
        </w:rPr>
      </w:pPr>
      <w:r w:rsidRPr="00D2785C">
        <w:rPr>
          <w:rFonts w:ascii="Times New Roman" w:hAnsi="Times New Roman"/>
          <w:b/>
        </w:rPr>
        <w:t>This page is intentionally left blank.</w:t>
      </w:r>
    </w:p>
    <w:p w:rsidR="005E56E1" w:rsidRPr="00D2785C" w:rsidRDefault="005E56E1">
      <w:pPr>
        <w:rPr>
          <w:rFonts w:ascii="Times New Roman" w:hAnsi="Times New Roman"/>
          <w:b/>
          <w:sz w:val="22"/>
        </w:rPr>
      </w:pPr>
    </w:p>
    <w:p w:rsidR="005E56E1" w:rsidRPr="00D2785C" w:rsidRDefault="005E56E1">
      <w:pPr>
        <w:pStyle w:val="Footer"/>
        <w:tabs>
          <w:tab w:val="center" w:pos="4680"/>
        </w:tabs>
        <w:jc w:val="both"/>
        <w:rPr>
          <w:rFonts w:ascii="Times New Roman" w:hAnsi="Times New Roman"/>
        </w:rPr>
      </w:pPr>
    </w:p>
    <w:p w:rsidR="005E56E1" w:rsidRPr="00D2785C" w:rsidRDefault="005E56E1">
      <w:pPr>
        <w:jc w:val="center"/>
        <w:rPr>
          <w:rFonts w:ascii="Times New Roman" w:hAnsi="Times New Roman"/>
          <w:b/>
        </w:rPr>
      </w:pPr>
    </w:p>
    <w:p w:rsidR="005E56E1" w:rsidRPr="00D2785C" w:rsidRDefault="005E56E1">
      <w:pPr>
        <w:pStyle w:val="Footer"/>
        <w:tabs>
          <w:tab w:val="center" w:pos="4680"/>
        </w:tabs>
        <w:jc w:val="both"/>
        <w:rPr>
          <w:rFonts w:ascii="Times New Roman" w:hAnsi="Times New Roman"/>
        </w:rPr>
      </w:pP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32480"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5"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49E88" id="Rectangle 644"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lA2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hjJGgPQTpI8hGxbZjKCH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ElA2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101205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1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6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5EDB2" id="Rectangle 603"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U3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cTB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AwU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101205</w:t>
      </w:r>
      <w:r w:rsidRPr="00D2785C">
        <w:rPr>
          <w:rFonts w:ascii="Times New Roman" w:hAnsi="Times New Roman"/>
          <w:b/>
          <w:sz w:val="22"/>
        </w:rPr>
        <w:tab/>
        <w:t xml:space="preserve">DENIAL OF LICENSE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t>101205</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The Department shall deny an application for licensure for grounds specified in Health and Safety Code Section 1596.952(b).</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Health and Safety Code Section 1596.952(b) states:</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"(b)  The department shall not issue a provisional license or license to any corporate applicant that has a member of the board of directors, the executive director, or an officer who is not eligible for licensure pursuant to Section 1596.851 and 1596.8898."</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2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8" name="Rectangle 6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8A5C3" id="Rectangle 604"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ID0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gUoJ2EKNPoBoV25ahOCC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sySI6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EID0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r w:rsidRPr="00D2785C">
        <w:rPr>
          <w:rFonts w:ascii="Times New Roman" w:hAnsi="Times New Roman"/>
        </w:rPr>
        <w:tab/>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3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6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AAFFE" id="Rectangle 605"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0Eh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SjATtIUYfQTUqth1DSR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6L0E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70.1</w:t>
      </w:r>
    </w:p>
    <w:p w:rsidR="005E56E1" w:rsidRPr="00D2785C" w:rsidRDefault="005E56E1">
      <w:pPr>
        <w:pStyle w:val="Footer"/>
        <w:tabs>
          <w:tab w:val="center" w:pos="4680"/>
        </w:tabs>
        <w:jc w:val="both"/>
        <w:rPr>
          <w:rFonts w:ascii="Times New Roman" w:hAnsi="Times New Roman"/>
        </w:rPr>
      </w:pP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34528"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6"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5AB81" id="Rectangle 644"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lEJ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jJGgHQTpE8hGxbZlKC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eZRC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101205 (Cont.)</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6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26D5A" id="Rectangle 283"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iU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UTZz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gUi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101205</w:t>
      </w:r>
      <w:r w:rsidRPr="00D2785C">
        <w:rPr>
          <w:rFonts w:ascii="Times New Roman" w:hAnsi="Times New Roman"/>
          <w:b/>
          <w:sz w:val="22"/>
        </w:rPr>
        <w:tab/>
        <w:t>DENIAL OF LICENSE</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101205</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r>
      <w:r w:rsidR="005E56E1" w:rsidRPr="00D2785C">
        <w:rPr>
          <w:rFonts w:ascii="Times New Roman" w:hAnsi="Times New Roman"/>
          <w:sz w:val="22"/>
        </w:rPr>
        <w:t>An application shall not be denied solely because the applicant is a parent who has administered or will continue to administer corporal punishment not constituting child abuse, as defined in Penal Code Section 11165(g) or Health and Safety Code Section 1531.5(c), on his/her own child(ren).</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Section 11165, subdivision (g) of the Penal Code states: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Child abuse means a physical injury which is inflicted by other than accidental means on a child by another person.  Child abuse also means the sexual assault of a child or any act or omission proscribed by Section 273a (willful cruelty or unjustifiable punishment of a child) or 273d (corporal punishment or injury).  Child abuse also means the neglect of a child or abuse in out-of-home care.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Section 273(a) of the Penal Code states: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Any person who, under circumstances or conditions likely to produce great bodily harm or death, willfully causes or permits any child to suffer, or inflicts thereon unjustifiable physical pain or mental suffering, or having the care or custody of any child, willfully causes or permits the person or health of such child to be injured, or willfully causes or permits such child to be placed in such situation that its person or health is endangered, is punishable by imprisonment in the county jail not exceeding one year, or in the state prison for 2, 4 or 6 years.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Any person who, under circumstances or conditions other than those likely to produce great bodily harm or death, willfully causes or permits any child to suffer, or inflicts thereon unjustifiable physical pain or mental suffering, or having the care or custody of any child, willfully causes or permits the person or health of such child to be injured, or willfully causes or permits such child to be placed in such situation that its person or health may be endangered, is guilty of a misdemeanor.</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Section 273(d) of the Penal Code states: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Any person who willfully inflicts upon any child any cruel or inhuman corporal punishment or injury resulting in a traumatic condition is guilty of a felony, and upon conviction thereof shall be punished by imprisonment in the state prison for 2, 4 or 6 years, or in the county jail for not more than one year.</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336747" w:rsidRPr="00D2785C" w:rsidRDefault="0033674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7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4" name="Rectangle 2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96282" id="Rectangle 284"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s1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KCW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6ks1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48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9A729" id="Rectangle 285"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mc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mGAnaQ4w+gmpUbDuGoix2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MNm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71</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FE1B5E">
      <w:pPr>
        <w:pStyle w:val="Header"/>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736576"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7"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F28C5" id="Rectangle 644"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4Gq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gpGgHQTpE8hGxbZlKC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beBq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5E56E1" w:rsidRPr="00D2785C">
        <w:rPr>
          <w:rFonts w:ascii="Times New Roman" w:hAnsi="Times New Roman"/>
        </w:rPr>
        <w:tab/>
      </w:r>
      <w:smartTag w:uri="urn:schemas-microsoft-com:office:smarttags" w:element="place">
        <w:smartTag w:uri="urn:schemas-microsoft-com:office:smarttags" w:element="PlaceName">
          <w:r w:rsidR="005E56E1" w:rsidRPr="00D2785C">
            <w:rPr>
              <w:rFonts w:ascii="Times New Roman" w:hAnsi="Times New Roman"/>
            </w:rPr>
            <w:t>CHILD</w:t>
          </w:r>
        </w:smartTag>
        <w:r w:rsidR="005E56E1" w:rsidRPr="00D2785C">
          <w:rPr>
            <w:rFonts w:ascii="Times New Roman" w:hAnsi="Times New Roman"/>
          </w:rPr>
          <w:t xml:space="preserve"> </w:t>
        </w:r>
        <w:smartTag w:uri="urn:schemas-microsoft-com:office:smarttags" w:element="PlaceName">
          <w:r w:rsidR="005E56E1" w:rsidRPr="00D2785C">
            <w:rPr>
              <w:rFonts w:ascii="Times New Roman" w:hAnsi="Times New Roman"/>
            </w:rPr>
            <w:t>CARE</w:t>
          </w:r>
        </w:smartTag>
        <w:r w:rsidR="005E56E1" w:rsidRPr="00D2785C">
          <w:rPr>
            <w:rFonts w:ascii="Times New Roman" w:hAnsi="Times New Roman"/>
          </w:rPr>
          <w:t xml:space="preserve"> </w:t>
        </w:r>
        <w:smartTag w:uri="urn:schemas-microsoft-com:office:smarttags" w:element="PlaceType">
          <w:r w:rsidR="005E56E1"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101205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0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E0B4D" id="Rectangle 287"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Yt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AooYt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84A7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101205</w:t>
      </w:r>
      <w:r w:rsidRPr="00D2785C">
        <w:rPr>
          <w:rFonts w:ascii="Times New Roman" w:hAnsi="Times New Roman"/>
          <w:b/>
          <w:sz w:val="22"/>
        </w:rPr>
        <w:tab/>
        <w:t>DENIAL OF LICENSE</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101205</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Section 1531.5(c) of the Health and Safety Code states: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D2785C">
        <w:rPr>
          <w:rFonts w:ascii="Times New Roman" w:hAnsi="Times New Roman"/>
          <w:sz w:val="22"/>
        </w:rPr>
        <w:t>Child abuse means a situation in which a child suffers from any one or more of the following: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Serious physical injury inflicted upon the child by other than accidental means.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Harm by reason of intentional neglect or malnutrition or sexual abuse.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Going without necessary and basic physical care.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4.</w:t>
      </w:r>
      <w:r w:rsidRPr="00D2785C">
        <w:rPr>
          <w:rFonts w:ascii="Times New Roman" w:hAnsi="Times New Roman"/>
          <w:sz w:val="22"/>
        </w:rPr>
        <w:tab/>
        <w:t>Willful mental injury, negligent treatment, or maltreatment of a child under the age of 18 by a person who is responsible for the child's welfare under circumstances which indicate that the child's health or welfare is harmed or threatened thereby, as determined in accordance with regulations prescribed by the Director of Social Services.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D2785C">
        <w:rPr>
          <w:rFonts w:ascii="Times New Roman" w:hAnsi="Times New Roman"/>
          <w:sz w:val="22"/>
        </w:rPr>
        <w:t>5.</w:t>
      </w:r>
      <w:r w:rsidRPr="00D2785C">
        <w:rPr>
          <w:rFonts w:ascii="Times New Roman" w:hAnsi="Times New Roman"/>
          <w:sz w:val="22"/>
        </w:rPr>
        <w:tab/>
        <w:t>Any condition which results in the violation of the rights or physical, mental, or moral welfare of a child or jeopardizes the child's present or future health, opportunity for normal development, or capacity for independence.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r>
      <w:r w:rsidR="00784A7B" w:rsidRPr="00D2785C">
        <w:rPr>
          <w:rFonts w:ascii="Times New Roman" w:hAnsi="Times New Roman"/>
          <w:sz w:val="22"/>
        </w:rPr>
        <w:t>If an application is denied, the Department shall inform the applicant of the denial in writing.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r>
      <w:r w:rsidR="00784A7B" w:rsidRPr="00D2785C">
        <w:rPr>
          <w:rFonts w:ascii="Times New Roman" w:hAnsi="Times New Roman"/>
          <w:sz w:val="22"/>
        </w:rPr>
        <w:t>The notice shall include the reasons for the denial.  The notice shall also advise the applicant of the right to appeal as provided for by Health and Safety Code Section 1596.879.</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00784A7B" w:rsidRPr="00D2785C">
        <w:rPr>
          <w:rFonts w:ascii="Times New Roman" w:hAnsi="Times New Roman"/>
          <w:sz w:val="22"/>
        </w:rPr>
        <w:t xml:space="preserve"> </w:t>
      </w:r>
      <w:r w:rsidR="00784A7B" w:rsidRPr="00D2785C">
        <w:rPr>
          <w:rFonts w:ascii="Times New Roman" w:hAnsi="Times New Roman"/>
          <w:sz w:val="22"/>
        </w:rPr>
        <w:tab/>
        <w:t>If the application for a license is denied, the application processing fee shall be forfeited.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1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F3040" id="Rectangle 288"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t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Jw0kGMPoFqhG9bioIks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0LQh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1sO1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2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6C2E7" id="Rectangle 289"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kvW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WIkw5i9AlUI3zbUhQk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0ukv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72</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38624"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8"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B3E45" id="Rectangle 644"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4dp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JOHa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D2785C">
        <w:rPr>
          <w:rFonts w:ascii="Times New Roman" w:hAnsi="Times New Roman"/>
        </w:rPr>
        <w:t>CHILD CARE CENER</w:t>
      </w:r>
    </w:p>
    <w:p w:rsidR="005E56E1" w:rsidRPr="00D2785C" w:rsidRDefault="005E56E1">
      <w:pPr>
        <w:pStyle w:val="Header"/>
        <w:jc w:val="both"/>
        <w:rPr>
          <w:rFonts w:ascii="Times New Roman" w:hAnsi="Times New Roman"/>
        </w:rPr>
      </w:pPr>
      <w:r w:rsidRPr="00D2785C">
        <w:rPr>
          <w:rFonts w:ascii="Times New Roman" w:hAnsi="Times New Roman"/>
        </w:rPr>
        <w:t>101205 (Cont.)</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43886" id="Rectangle 291"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wFI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Z6kGHHSQ4w+gWqEbzuKojy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4wF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101205</w:t>
      </w:r>
      <w:r w:rsidRPr="00D2785C">
        <w:rPr>
          <w:rFonts w:ascii="Times New Roman" w:hAnsi="Times New Roman"/>
          <w:b/>
          <w:sz w:val="22"/>
        </w:rPr>
        <w:tab/>
        <w:t>DENIAL OF LICENSE</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101205</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Health and Safety Code Section 1596.879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Immediately upon the denial of any application for a license or for a special permit, the department shall notify the applicant in writing.  Within 15 days after the department mails the notice, the applicant may present his or her written petition for a hearing to the department.  Upon receipt by the department of the petition, the petition shall be set for hearing.  The hearing shall be conducted in accordance with Chapter 5 (commencing with Section 11500) of Part 1 of Division 3 of Title 2 of the Government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Health and Safety Code Section 1596.887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Proceedings for the suspension, revocation, or denial of a license under this chapter shall be conducted in accordance with Chapter 5 (commencing with Section 11500) of Part 1 of Division 3 of Title 2 of the Government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In all proceedings conducted in accordance with this action, the standard of proof to be applied shall be the preponderance of the evidence.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Notwithstanding any appeal action, the child care center is unlicensed and shall not operate pending adoption by the Director of a decision on the denial action.</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NOTE:  Authority cited:  Section 1596.81, Health and Safety Code.  Reference:  Sections 1596.81, 1596.856, </w:t>
      </w:r>
      <w:r w:rsidR="00EE09EE" w:rsidRPr="00D2785C">
        <w:rPr>
          <w:rFonts w:ascii="Times New Roman" w:hAnsi="Times New Roman"/>
          <w:sz w:val="22"/>
        </w:rPr>
        <w:t xml:space="preserve">1596.885, 1596.891, 1596.95, 1596.952(b), and 1597.05, Health </w:t>
      </w:r>
      <w:r w:rsidRPr="00D2785C">
        <w:rPr>
          <w:rFonts w:ascii="Times New Roman" w:hAnsi="Times New Roman"/>
          <w:sz w:val="22"/>
        </w:rPr>
        <w:t>and Safety Code; and Sections 15374 and 15376, Government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5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399B0" id="Rectangle 292"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pj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KIkw5i9AlUI3zbUhSk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npj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6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E73DA" id="Rectangle 293"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75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wRJz3E6BOoRvi2oyjIQ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ZxXv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73</w:t>
      </w:r>
    </w:p>
    <w:p w:rsidR="005E56E1" w:rsidRPr="00D2785C" w:rsidRDefault="005E56E1" w:rsidP="00F2779A">
      <w:pPr>
        <w:pStyle w:val="Footer"/>
        <w:tabs>
          <w:tab w:val="center" w:pos="4680"/>
        </w:tabs>
        <w:jc w:val="both"/>
        <w:rPr>
          <w:rFonts w:ascii="Times New Roman" w:hAnsi="Times New Roman"/>
        </w:rPr>
      </w:pPr>
      <w:r w:rsidRPr="00D2785C">
        <w:rPr>
          <w:rFonts w:ascii="Times New Roman" w:hAnsi="Times New Roman"/>
        </w:rPr>
        <w:br w:type="page"/>
      </w:r>
      <w:r w:rsidR="000F5AEA" w:rsidRPr="00D2785C">
        <w:rPr>
          <w:rFonts w:ascii="Times New Roman" w:hAnsi="Times New Roman"/>
          <w:noProof/>
          <w:snapToGrid/>
        </w:rPr>
        <w:lastRenderedPageBreak/>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B9DCD" id="Rectangle 294"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s6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oow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Yts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D2785C">
        <w:rPr>
          <w:rFonts w:ascii="Times New Roman" w:hAnsi="Times New Roman"/>
        </w:rPr>
        <w:tab/>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101206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A86E2" id="Rectangle 295"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M/x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gRJz3E6BOoRvi2oyjIY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bAz/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101206</w:t>
      </w:r>
      <w:r w:rsidRPr="00D2785C">
        <w:rPr>
          <w:rFonts w:ascii="Times New Roman" w:hAnsi="Times New Roman"/>
          <w:b/>
          <w:sz w:val="22"/>
        </w:rPr>
        <w:tab/>
        <w:t>REVOCATION OR SUSPENSION OF LICENSE</w:t>
      </w:r>
      <w:r w:rsidRPr="00D2785C">
        <w:rPr>
          <w:rFonts w:ascii="Times New Roman" w:hAnsi="Times New Roman"/>
          <w:b/>
          <w:sz w:val="22"/>
        </w:rPr>
        <w:tab/>
        <w:t>101206</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Department has the authority to suspend or revoke a license on any of the grounds specified in Health and Safety Code Section 1596.885.</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Health and Safety Code Section 1596.885 provides: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w:t>
      </w:r>
      <w:r w:rsidR="005E56E1" w:rsidRPr="00D2785C">
        <w:rPr>
          <w:rFonts w:ascii="Times New Roman" w:hAnsi="Times New Roman"/>
          <w:sz w:val="22"/>
        </w:rPr>
        <w:t>The department may deny an application for or suspend or revoke any license, registration, or special permit issued under this act upon any of the following grounds and in the manner provided in this act: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"(a)  </w:t>
      </w:r>
      <w:r w:rsidR="005E56E1" w:rsidRPr="00D2785C">
        <w:rPr>
          <w:rFonts w:ascii="Times New Roman" w:hAnsi="Times New Roman"/>
          <w:sz w:val="22"/>
        </w:rPr>
        <w:t>Violation by the licensee, registrant, or holder of a special permit of this act or of the rules and regulations promulgated under this act.</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"(b)  </w:t>
      </w:r>
      <w:r w:rsidR="005E56E1" w:rsidRPr="00D2785C">
        <w:rPr>
          <w:rFonts w:ascii="Times New Roman" w:hAnsi="Times New Roman"/>
          <w:sz w:val="22"/>
        </w:rPr>
        <w:t xml:space="preserve">Aiding, abetting, or permitting </w:t>
      </w:r>
      <w:r w:rsidRPr="00D2785C">
        <w:rPr>
          <w:rFonts w:ascii="Times New Roman" w:hAnsi="Times New Roman"/>
          <w:sz w:val="22"/>
        </w:rPr>
        <w:t xml:space="preserve">the violating of this </w:t>
      </w:r>
      <w:r w:rsidR="005E56E1" w:rsidRPr="00D2785C">
        <w:rPr>
          <w:rFonts w:ascii="Times New Roman" w:hAnsi="Times New Roman"/>
          <w:sz w:val="22"/>
        </w:rPr>
        <w:t>act or of the rules and regulations promulgated under this act.</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"(c)  </w:t>
      </w:r>
      <w:r w:rsidR="005E56E1" w:rsidRPr="00D2785C">
        <w:rPr>
          <w:rFonts w:ascii="Times New Roman" w:hAnsi="Times New Roman"/>
          <w:sz w:val="22"/>
        </w:rPr>
        <w:t>Conduct which is inimical to the health, morals, welfare, or safety of either an individual in or receiving services from the facility or the people of this state.</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"(d)  The conviction of a licensee, or other person specified in Section 1596.871, at any time before or during </w:t>
      </w:r>
      <w:r w:rsidR="005E56E1" w:rsidRPr="00D2785C">
        <w:rPr>
          <w:rFonts w:ascii="Times New Roman" w:hAnsi="Times New Roman"/>
          <w:sz w:val="22"/>
        </w:rPr>
        <w:t>licensure, of a crime as defined in Section 1596.871.</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"(e)  Engaging in acts of financial malfeasance concerning the operation of a facility, including, but not limited to, improper use or embezzlement of client moneys and property or fraudulent appropriation for personal gain of facility moneys and property, or willful or negligent failure to provide services for the care of clients."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(b)</w:t>
      </w:r>
      <w:r w:rsidRPr="00D2785C">
        <w:rPr>
          <w:rFonts w:ascii="Times New Roman" w:hAnsi="Times New Roman"/>
          <w:sz w:val="22"/>
        </w:rPr>
        <w:tab/>
        <w:t>The Department has the authority to revoke a license pursuant to Health and Safety Code Section 1596.866, which requires child care personnel as specified to complete health and safety training.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(c)</w:t>
      </w:r>
      <w:r w:rsidRPr="00D2785C">
        <w:rPr>
          <w:rFonts w:ascii="Times New Roman" w:hAnsi="Times New Roman"/>
          <w:sz w:val="22"/>
        </w:rPr>
        <w:tab/>
        <w:t>Proceedings to hear a revocation action, or a revocation and temporary suspension action, shall be conducted pursuant to Health and Safety Code Sections 1596.886 and 1596.887.</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59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9739B" id="Rectangle 296"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VZ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CIkw5i9AlUI3zbUhSk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vVZ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0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D5CFF" id="Rectangle 297"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BA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TESJAOYvQJVCNi2zIU5a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VKQQ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74</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40672"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19"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AC5BF" id="Rectangle 644"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lf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hpGgHQTpE8hGxbZlKC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MJXy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101206 (Cont.)</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2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A3CF1" id="Rectangle 299"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Z8Y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GLESQcx+gSqEb5tKQrS1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SZ8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EE09E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101206</w:t>
      </w:r>
      <w:r w:rsidRPr="00D2785C">
        <w:rPr>
          <w:rFonts w:ascii="Times New Roman" w:hAnsi="Times New Roman"/>
          <w:b/>
          <w:sz w:val="22"/>
        </w:rPr>
        <w:tab/>
        <w:t>REVOCATION OR SUSPENSION OF LICENSE</w:t>
      </w:r>
      <w:r w:rsidRPr="00D2785C">
        <w:rPr>
          <w:rFonts w:ascii="Times New Roman" w:hAnsi="Times New Roman"/>
          <w:b/>
          <w:sz w:val="22"/>
        </w:rPr>
        <w:tab/>
        <w:t>101206</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Health and Safety Code Section 1596.886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The Director may temporarily suspend any license or special permit prior to any hearing when, in the opinion of the Director, the action is necessary to protect any child of the child day care facility from physical or mental abuse, abandonment, or any other substantial threat to health or safety.  The Director shall notify the licensee or holder of the special permit of the temporary suspension and the effective date thereof and at the same time shall serve the provider with an accusation.  Upon receipt of a notice of defense to the accusation by the licensee or the holder of the special permit, the Director shall, within 15 days, set the matter for hearing, and the hearing shall be held as soon as possible but not later than 30 days after receipt of the notice.  The temporary suspension shall remain in effect until such time as the hearing is completed and the Director has made a final determination on the merits.  However, the temporary suspension shall be deemed vacated if the Director fails to make a final determination on the merits within 30 days after the original hearing has been completed.</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Health and Safety Code Section 1596.887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Proceedings for the suspension, revocation, or denial of a license under this chapter shall be conducted in accordance with Chapter 5 (commencing with Section 11500) of Part 1 of Division 3 of Title 2 of the Government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In all proceedings conducted in accordance with this section, the standard of proof to be applied shall be the preponderance of the evidence.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3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 name="Rectangle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44372" id="Rectangle 300"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oMQ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JHipIMYfQLVCN+2FE08z7KiB32ntOEHo5HXz4WfTJbxOnKKME2ccFJMnDRMCsePg6SYBvN5tAp/&#10;mdMVLTP4CUk029OTyDDzdyyO8Tb6xO4FB6M9gZj6JoKu9ev0bz11h15llpxJBTt86O+loaD6O1F+&#10;U4iLRQM06VxKMTSUVCDrCPfkgDEUHEWb4b2oQB6y08KqcqhlZwAhiuhgU+rxnFJGpxImp2k4iUBF&#10;VM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hagx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CCL-98-11</w:t>
      </w:r>
      <w:r w:rsidRPr="00D2785C">
        <w:rPr>
          <w:rFonts w:ascii="Times New Roman" w:hAnsi="Times New Roman"/>
        </w:rPr>
        <w:tab/>
        <w:t xml:space="preserve">Effective   </w:t>
      </w:r>
      <w:smartTag w:uri="urn:schemas-microsoft-com:office:smarttags" w:element="date">
        <w:smartTagPr>
          <w:attr w:name="Year" w:val="1998"/>
          <w:attr w:name="Day" w:val="1"/>
          <w:attr w:name="Month" w:val="11"/>
        </w:smartTagPr>
        <w:r w:rsidRPr="00D2785C">
          <w:rPr>
            <w:rFonts w:ascii="Times New Roman" w:hAnsi="Times New Roman"/>
          </w:rPr>
          <w:t>11/1/98</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4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B02C5" id="Rectangle 301"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LF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5SjDjpIUafQDXCtx1FkyC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ZUL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75</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FE1B5E">
      <w:pPr>
        <w:pStyle w:val="Header"/>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742720"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20"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6212D" id="Rectangle 644"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7Mm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D7Mm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5E56E1" w:rsidRPr="00D2785C">
        <w:rPr>
          <w:rFonts w:ascii="Times New Roman" w:hAnsi="Times New Roman"/>
        </w:rPr>
        <w:tab/>
      </w:r>
      <w:smartTag w:uri="urn:schemas-microsoft-com:office:smarttags" w:element="place">
        <w:smartTag w:uri="urn:schemas-microsoft-com:office:smarttags" w:element="PlaceName">
          <w:r w:rsidR="005E56E1" w:rsidRPr="00D2785C">
            <w:rPr>
              <w:rFonts w:ascii="Times New Roman" w:hAnsi="Times New Roman"/>
            </w:rPr>
            <w:t>CHILD</w:t>
          </w:r>
        </w:smartTag>
        <w:r w:rsidR="005E56E1" w:rsidRPr="00D2785C">
          <w:rPr>
            <w:rFonts w:ascii="Times New Roman" w:hAnsi="Times New Roman"/>
          </w:rPr>
          <w:t xml:space="preserve"> </w:t>
        </w:r>
        <w:smartTag w:uri="urn:schemas-microsoft-com:office:smarttags" w:element="PlaceName">
          <w:r w:rsidR="005E56E1" w:rsidRPr="00D2785C">
            <w:rPr>
              <w:rFonts w:ascii="Times New Roman" w:hAnsi="Times New Roman"/>
            </w:rPr>
            <w:t>CARE</w:t>
          </w:r>
        </w:smartTag>
        <w:r w:rsidR="005E56E1" w:rsidRPr="00D2785C">
          <w:rPr>
            <w:rFonts w:ascii="Times New Roman" w:hAnsi="Times New Roman"/>
          </w:rPr>
          <w:t xml:space="preserve"> </w:t>
        </w:r>
        <w:smartTag w:uri="urn:schemas-microsoft-com:office:smarttags" w:element="PlaceType">
          <w:r w:rsidR="005E56E1"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101207</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6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4BBEC" id="Rectangle 303"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x10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YwRJz3E6BOoRvi2oyj0Q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X3HX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101206</w:t>
      </w:r>
      <w:r w:rsidRPr="00D2785C">
        <w:rPr>
          <w:rFonts w:ascii="Times New Roman" w:hAnsi="Times New Roman"/>
          <w:b/>
          <w:sz w:val="22"/>
        </w:rPr>
        <w:tab/>
        <w:t>REVOCATION OR SUSPENSION OF LICENSE</w:t>
      </w:r>
      <w:r w:rsidRPr="00D2785C">
        <w:rPr>
          <w:rFonts w:ascii="Times New Roman" w:hAnsi="Times New Roman"/>
          <w:b/>
          <w:sz w:val="22"/>
        </w:rPr>
        <w:tab/>
        <w:t>101206</w:t>
      </w:r>
    </w:p>
    <w:p w:rsidR="005E56E1" w:rsidRPr="00D2785C" w:rsidRDefault="005E56E1">
      <w:pPr>
        <w:tabs>
          <w:tab w:val="left" w:pos="540"/>
          <w:tab w:val="left" w:pos="1080"/>
          <w:tab w:val="left" w:pos="1800"/>
          <w:tab w:val="left" w:pos="2520"/>
          <w:tab w:val="left" w:pos="3240"/>
          <w:tab w:val="left" w:pos="3960"/>
          <w:tab w:val="left" w:pos="4680"/>
          <w:tab w:val="right" w:pos="9360"/>
        </w:tabs>
        <w:ind w:firstLine="1080"/>
        <w:jc w:val="both"/>
        <w:rPr>
          <w:rFonts w:ascii="Times New Roman" w:hAnsi="Times New Roman"/>
          <w:sz w:val="22"/>
        </w:rPr>
      </w:pPr>
      <w:r w:rsidRPr="00D2785C">
        <w:rPr>
          <w:rFonts w:ascii="Times New Roman" w:hAnsi="Times New Roman"/>
          <w:sz w:val="22"/>
        </w:rPr>
        <w:t>(Continued)</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(3)</w:t>
      </w:r>
      <w:r w:rsidRPr="00D2785C">
        <w:rPr>
          <w:rFonts w:ascii="Times New Roman" w:hAnsi="Times New Roman"/>
          <w:sz w:val="22"/>
        </w:rPr>
        <w:tab/>
        <w:t>Chapter 5 (commencing with Section 11500) of Part 1, Division 3, Title 2 of the Government Code provides in part: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When the Director intends to seek revocation of a license, he/she shall notify the licensee of the  proposed action; shall concurrently serve the licensee with an accusation; and advise the licensee of the right to a hearing.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(d)</w:t>
      </w:r>
      <w:r w:rsidRPr="00D2785C">
        <w:rPr>
          <w:rFonts w:ascii="Times New Roman" w:hAnsi="Times New Roman"/>
          <w:sz w:val="22"/>
        </w:rPr>
        <w:tab/>
        <w:t>For a revocation and temporary suspension action, the Director shall request the Office of Administrative Hearings to hold the hearing as soon as possible but not later than 30 calendar days after receipt of the notice of defense.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1596.81(b), 1596.866, 1596.885 and 1596.886,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101207</w:t>
      </w:r>
      <w:r w:rsidRPr="00D2785C">
        <w:rPr>
          <w:rFonts w:ascii="Times New Roman" w:hAnsi="Times New Roman"/>
          <w:b/>
          <w:sz w:val="22"/>
        </w:rPr>
        <w:tab/>
        <w:t>LICENSEE/APPLICANT COMPLAINTS</w:t>
      </w:r>
      <w:r w:rsidRPr="00D2785C">
        <w:rPr>
          <w:rFonts w:ascii="Times New Roman" w:hAnsi="Times New Roman"/>
          <w:b/>
          <w:sz w:val="22"/>
        </w:rPr>
        <w:tab/>
        <w:t>101207</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Each licensee/applicant has the right, without prejudice, to bring to the Department's attention either of the following: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 xml:space="preserve">Any alleged misapplication or capricious enforcement by any departmental representative of the regulations in this chapter; or </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Any differences of opinion between the licensee/applicant and any departmental representative concerning the proper application of the regulations in this chapter.</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NOTE:  Authority cited:  Section 1596.81, Health and Safety Code.  Reference:  Sections 1596.72, 1596.73 and 1596.81, Health and Safety Code.</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7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C03BA" id="Rectangle 304"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Ji3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jATtIEafQDUqti1Dk4A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5Ji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68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74A80" id="Rectangle 305"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ox8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YgRJz3E6BOoRvi2oyj0Y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VGjH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76</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FE1B5E">
      <w:pPr>
        <w:pStyle w:val="Header"/>
        <w:jc w:val="both"/>
        <w:rPr>
          <w:rFonts w:ascii="Times New Roman" w:hAnsi="Times New Roman"/>
        </w:rPr>
      </w:pPr>
      <w:r w:rsidRPr="00D2785C">
        <w:rPr>
          <w:rFonts w:ascii="Times New Roman" w:hAnsi="Times New Roman"/>
          <w:noProof/>
          <w:snapToGrid/>
        </w:rPr>
        <w:lastRenderedPageBreak/>
        <mc:AlternateContent>
          <mc:Choice Requires="wps">
            <w:drawing>
              <wp:anchor distT="0" distB="0" distL="114300" distR="114300" simplePos="0" relativeHeight="251744768"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21"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74A4A" id="Rectangle 644"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mOFKQ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1XmOFKQMAAPM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005E56E1" w:rsidRPr="00D2785C">
        <w:rPr>
          <w:rFonts w:ascii="Times New Roman" w:hAnsi="Times New Roman"/>
        </w:rPr>
        <w:tab/>
      </w:r>
      <w:smartTag w:uri="urn:schemas-microsoft-com:office:smarttags" w:element="place">
        <w:smartTag w:uri="urn:schemas-microsoft-com:office:smarttags" w:element="PlaceName">
          <w:r w:rsidR="005E56E1" w:rsidRPr="00D2785C">
            <w:rPr>
              <w:rFonts w:ascii="Times New Roman" w:hAnsi="Times New Roman"/>
            </w:rPr>
            <w:t>CHILD</w:t>
          </w:r>
        </w:smartTag>
        <w:r w:rsidR="005E56E1" w:rsidRPr="00D2785C">
          <w:rPr>
            <w:rFonts w:ascii="Times New Roman" w:hAnsi="Times New Roman"/>
          </w:rPr>
          <w:t xml:space="preserve"> </w:t>
        </w:r>
        <w:smartTag w:uri="urn:schemas-microsoft-com:office:smarttags" w:element="PlaceName">
          <w:r w:rsidR="005E56E1" w:rsidRPr="00D2785C">
            <w:rPr>
              <w:rFonts w:ascii="Times New Roman" w:hAnsi="Times New Roman"/>
            </w:rPr>
            <w:t>CARE</w:t>
          </w:r>
        </w:smartTag>
        <w:r w:rsidR="005E56E1" w:rsidRPr="00D2785C">
          <w:rPr>
            <w:rFonts w:ascii="Times New Roman" w:hAnsi="Times New Roman"/>
          </w:rPr>
          <w:t xml:space="preserve"> </w:t>
        </w:r>
        <w:smartTag w:uri="urn:schemas-microsoft-com:office:smarttags" w:element="PlaceType">
          <w:r w:rsidR="005E56E1"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101208</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5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6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B777C" id="Rectangle 607"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w7R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lKgtS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luS5dy6GpROvJF&#10;pN1CO66MwkhJ85WbxvWSk6qXiZMF9ntInBP6KMT54gudDtzOUo31d647Wy5j2W0kfYTSAR/s1fZF&#10;AYNGqh8YDdB0C6y/74hiGLXvBJRfHsax7dLOiKdpBIa6XNlcrhBRAVSB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8w7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7651BE">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2785C">
        <w:rPr>
          <w:rFonts w:ascii="Times New Roman" w:hAnsi="Times New Roman"/>
          <w:b/>
          <w:sz w:val="22"/>
        </w:rPr>
        <w:t>101208</w:t>
      </w:r>
      <w:r w:rsidRPr="00D2785C">
        <w:rPr>
          <w:rFonts w:ascii="Times New Roman" w:hAnsi="Times New Roman"/>
          <w:b/>
          <w:sz w:val="22"/>
        </w:rPr>
        <w:tab/>
        <w:t>EXCLUSIONS</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101208</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D2785C">
        <w:rPr>
          <w:rFonts w:ascii="Times New Roman" w:hAnsi="Times New Roman"/>
          <w:sz w:val="22"/>
        </w:rPr>
        <w:t>(a)</w:t>
      </w:r>
      <w:r w:rsidRPr="00D2785C">
        <w:rPr>
          <w:rFonts w:ascii="Times New Roman" w:hAnsi="Times New Roman"/>
          <w:sz w:val="22"/>
        </w:rPr>
        <w:tab/>
        <w:t>The Department may prohibit an individual from serving as a member of the board of directors, executive director, or officer; being employed or allowed in a licensed facility, as specified in Health and Safety Code Sections 1596.8897 and 1596.8898.</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rPr>
        <w:tab/>
        <w:t>HANDBOOK BEGINS HERE</w:t>
      </w:r>
    </w:p>
    <w:p w:rsidR="005E56E1" w:rsidRPr="00D2785C" w:rsidRDefault="005E56E1">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(1)</w:t>
      </w:r>
      <w:r w:rsidRPr="00D2785C">
        <w:rPr>
          <w:rFonts w:ascii="Times New Roman" w:hAnsi="Times New Roman"/>
          <w:sz w:val="22"/>
        </w:rPr>
        <w:tab/>
        <w:t>Health and Safety Code Section 1596.8897 reads: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  The department may prohibit any person from being a member of the board of directors, an executive director, or an officer of a licensee or a licensee from employing, or continuing the employment of, or allowing in a licensed facility, or allowing contact with clients of a licensed facility by, any employee, prospective employee, or person who is not a client who has: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"(1)  Violated, or aided or permitted the violation by any other person of, any provisions of this chapter or of any rules or regulations promulgated under this chapter.</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 xml:space="preserve">"(2)  Engaged in conduct which is inimical to the health, morals, welfare, or safety of either an individual in or receiving services from the facility, or the people of the State of </w:t>
      </w:r>
      <w:smartTag w:uri="urn:schemas-microsoft-com:office:smarttags" w:element="State">
        <w:smartTag w:uri="urn:schemas-microsoft-com:office:smarttags" w:element="place">
          <w:r w:rsidRPr="00D2785C">
            <w:rPr>
              <w:rFonts w:ascii="Times New Roman" w:hAnsi="Times New Roman"/>
              <w:sz w:val="22"/>
            </w:rPr>
            <w:t>California</w:t>
          </w:r>
        </w:smartTag>
      </w:smartTag>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"(3)  Been denied an exemption to work or to be present in a facility, when that person has been convicted of a crime as defined in Section 1596.871.</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"(4)  Engaged in any other conduct which would constitute a basis for disciplining a licensee.</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"(5)  Engaging in acts of financial malfeasance concerning the operation of a facility, including, but not limited to, improper use or embezzlement of client moneys and property or fraudulent appropriation for personal gain of facility moneys and property, or willful or negligent failure to provide services for the care of clients.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"(b)  The excluded person, the facility, and the licensee shall be given written notice of the basis of the department's action and of the excluded person's right to an appeal.  The notice shall be served either by personal service or by registered mail.  Within 15 days after the department serves the notice, the excluded person may file with the department a written appeal of the exclusion order.  If the excluded person fails to file a written appeal within the prescribed time, the department's action shall be final.</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"(c)(1)  The department may require the immediate removal of a member of the board of directors, an executive director, or an officer of a licensee or exclusion of an employee, prospective employee, or person who is not a client from a facility pending a final decision of the matter, when, in the opinion of the director, the action is necessary to protect residents or clients from physical or mental abuse, abandonment, or any other substantial threat to their health or safety.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6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 name="Rectangle 6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3218C" id="Rectangle 608"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Ok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Jw0kGMPoFqhG9biiIvs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DY9SV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9s6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7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9539E" id="Rectangle 609"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5Be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hx0kGMPoFqhG9biiIvta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nrkF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76.1</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46816"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22"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CADE0" id="Rectangle 644"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K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JGgHQTpE8hGxbZlKC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Kpiu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101208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79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8D458" id="Rectangle 611"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rA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str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2785C">
        <w:rPr>
          <w:rFonts w:ascii="Times New Roman" w:hAnsi="Times New Roman"/>
          <w:b/>
          <w:sz w:val="22"/>
        </w:rPr>
        <w:t>101208</w:t>
      </w:r>
      <w:r w:rsidRPr="00D2785C">
        <w:rPr>
          <w:rFonts w:ascii="Times New Roman" w:hAnsi="Times New Roman"/>
          <w:b/>
          <w:sz w:val="22"/>
        </w:rPr>
        <w:tab/>
        <w:t>EXCLUSIONS</w:t>
      </w:r>
      <w:r w:rsidRPr="00D2785C">
        <w:rPr>
          <w:rFonts w:ascii="Times New Roman" w:hAnsi="Times New Roman"/>
          <w:b/>
          <w:sz w:val="22"/>
        </w:rPr>
        <w:tab/>
        <w:t xml:space="preserve">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101208</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"(2)  If the department requires the immediate removal of a member of the board of directors, an executive director, or an officer of a licensee or exclusion of an employee, prospective employee, or person who is not a client from a facility, the department shall serve an order of immediate exclusion upon the excluded person which shall notify the excluded person of the basis of the department's action and of the excluded person's right to a hearing.</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"(3)  Within 15 days after the department serves an order of immediate exclusion, the excluded person may file a written appeal of the exclusion with the department.  The department's action shall be final if the excluded person does not appeal the exclusion within the prescribed time. The department shall do the following upon receipt of a written appeal:</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  Within 30 days of receipt of the appeal, serve an accusation upon the excluded person.</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"(B)  Within 60 days of receipt of a notice of defense by the employee or prospective employee pursuant to Section 11506 of the Government Code, conduct a hearing on the accusation.</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"(4)  An order of immediate exclusion of the excluded person from the facility shall remain in effect until the hearing is completed and the director has made a final determination on the merits.  However, the order of immediate exclusion shall be deemed vacated if the director fails to make a final determination on the merits within 60 days after the original hearing has been completed.</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"(d)  An excluded person who files an appeal of the exclusion order with the department pursuant to this section shall, as part of the written request, provide his or her current mailing address.  The excluded person shall subsequently notify the department in writing of any change in mailing address, until the hearing process has been completed or terminated.</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"(e)  Hearings held pursuant to this section shall be conducted in accordance with Chapter 5 (commencing with Section 11500) of Division 3 of Title 2 of the Government Code.  The standard of proof shall be the preponderance of the evidence and the burden of proof shall be on the department.</w:t>
      </w:r>
    </w:p>
    <w:p w:rsidR="005E56E1" w:rsidRPr="00D2785C" w:rsidRDefault="005E56E1">
      <w:pPr>
        <w:pStyle w:val="Footer"/>
        <w:tabs>
          <w:tab w:val="center" w:pos="4680"/>
        </w:tabs>
        <w:jc w:val="both"/>
        <w:rPr>
          <w:rFonts w:ascii="Times New Roman" w:hAnsi="Times New Roman"/>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2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6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840E3" id="Rectangle 614"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E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RoJ2EKNPoBoV25ahOC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ltE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3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6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6C30B" id="Rectangle 615"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RcH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eRc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76.2</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48864"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23"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01B1A" id="Rectangle 644" o:spid="_x0000_s1026"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IZ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RBCNBOwjSJ5CNim3LUEyI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1PuyG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101208 (Cont.)</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5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6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236A7" id="Rectangle 617"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ppU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EV+b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Wmml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2785C">
        <w:rPr>
          <w:rFonts w:ascii="Times New Roman" w:hAnsi="Times New Roman"/>
          <w:b/>
          <w:sz w:val="22"/>
        </w:rPr>
        <w:t>101208</w:t>
      </w:r>
      <w:r w:rsidRPr="00D2785C">
        <w:rPr>
          <w:rFonts w:ascii="Times New Roman" w:hAnsi="Times New Roman"/>
          <w:b/>
          <w:sz w:val="22"/>
        </w:rPr>
        <w:tab/>
        <w:t xml:space="preserve">EXCLUSIONS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101208</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"(f)  The department may institute or continue a disciplinary proceeding against a member of the board of directors, an executive director, or an officer of a licensee or an employee, prospective employee, or person who is not a client upon any ground provided by this section, or enter an order prohibiting any person from being a member of the board of directors, the executive director, or an officer of a licensee or the excluded person's employment or presence in the facility or otherwise take disciplinary action against the excluded person, notwithstanding any resignation, withdrawal of employment application or change of duties by the excluded person, or any discharge, failure to hire or reassignment of the excluded person by the licensee or that the excluded person no longer has contact with clients at the facility.</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"(g)  A licensee's failure to comply with the department's exclusion order after being notified of the order shall be grounds for disciplining the licensee pursuant to Section 1596.885 or 1596.886.</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"(h)(1)(A)  In cases where the excluded person appealed the exclusion order and there is a decision and order upholding the exclusion order, the person shall be prohibited from working in any facility or being licensed to operate any facility licensed by the department or from being a certified foster parent for the remainder of the excluded person's life, unless otherwise ordered by the department.</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"(B)  The excluded individual may petition for reinstatement one year after the effective date of the decision and order of the department upholding the exclusion order pursuant to Section 11522 of the Government Code.  The department shall provide the excluded person with a copy of Section 11522 of the Government Code with the decision and order.</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"(2)(A)  In cases where the department informed the excluded person of his or her right to appeal the exclusion order and the excluded person did not appeal the exclusion order, the person shall be prohibited from working in any facility or being licensed to operate any facility licensed by the department or a certified foster parent for the remainder of the excluded person's life, unless otherwise ordered by the department.</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"(B)  The excluded individual may petition for reinstatement after one year has elapsed from the date of the notification of the exclusion order pursuant to Section 11522 of the Government Code.  The department shall provide the excluded person with a copy of Section 11522 of the Government Code with the exclusion order.</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0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 name="Rectangle 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A6F4D" id="Rectangle 612"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G6Jg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gpG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1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6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479E0" id="Rectangle 613" o:spid="_x0000_s1026"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eT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G1Xk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76.3</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50912"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24"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F6D0F" id="Rectangle 644" o:spid="_x0000_s1026" style="position:absolute;margin-left:1in;margin-top:0;width:468pt;height:.9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mHE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QmHE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Regulations</w:t>
      </w:r>
      <w:r w:rsidRPr="00D2785C">
        <w:rPr>
          <w:rFonts w:ascii="Times New Roman" w:hAnsi="Times New Roman"/>
        </w:rPr>
        <w:tab/>
        <w:t>GENERAL LICENSING REQUIREMENTS</w:t>
      </w:r>
      <w:r w:rsidRPr="00D2785C">
        <w:rPr>
          <w:rFonts w:ascii="Times New Roman" w:hAnsi="Times New Roman"/>
        </w:rPr>
        <w:tab/>
        <w:t>101208 (Cont.)</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7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6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21F288" id="Rectangle 619"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97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KPJT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ND3t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6D2244">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2785C">
        <w:rPr>
          <w:rFonts w:ascii="Times New Roman" w:hAnsi="Times New Roman"/>
          <w:b/>
          <w:sz w:val="22"/>
        </w:rPr>
        <w:t>101208</w:t>
      </w:r>
      <w:r w:rsidRPr="00D2785C">
        <w:rPr>
          <w:rFonts w:ascii="Times New Roman" w:hAnsi="Times New Roman"/>
          <w:b/>
          <w:sz w:val="22"/>
        </w:rPr>
        <w:tab/>
        <w:t>EXCLUSIONS</w:t>
      </w:r>
      <w:r w:rsidRPr="00D2785C">
        <w:rPr>
          <w:rFonts w:ascii="Times New Roman" w:hAnsi="Times New Roman"/>
          <w:b/>
          <w:sz w:val="22"/>
        </w:rPr>
        <w:tab/>
        <w:t xml:space="preserve">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101208</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D2785C">
        <w:rPr>
          <w:rFonts w:ascii="Times New Roman" w:hAnsi="Times New Roman"/>
          <w:sz w:val="22"/>
        </w:rPr>
        <w:t>(2)</w:t>
      </w:r>
      <w:r w:rsidRPr="00D2785C">
        <w:rPr>
          <w:rFonts w:ascii="Times New Roman" w:hAnsi="Times New Roman"/>
          <w:sz w:val="22"/>
        </w:rPr>
        <w:tab/>
        <w:t>Health and Safety Code Section 1596.8898 reads:</w:t>
      </w:r>
    </w:p>
    <w:p w:rsidR="005E56E1" w:rsidRPr="00D2785C" w:rsidRDefault="005E56E1">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"(a)(1)  If the department determines that a person was issued a license under this chapter or under Chapter 1 (commencing with Section 1200), Chapter 2 (commencing with Section 1250), Chapter 3.01 (commencing with Section 1568.01), Chapter 3.2 (commencing with Section 1569), Chapter 3.4 (commencing with Section 1596.70), Chapter 3.5 (commencing with Section 1596.90), or Chapter 3.6 (commencing with Section 1597.30) and the prior license was revoked within the preceding two years, the department shall exclude the person from, and remove the person from the position of a member of the board of directors, the executive director, or an officer of a licensee of, any facility licensed by the department pursuant to the chapter.</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"(2)  If the department determines that a person previously was issued a certificate of approval by a foster family agency which was revoked by the department pursuant to subdivision (b) of Section 1534 within the preceding two years, the department shall exclude the person from, and remove the person from the position of a member of the board of directors, the executive director, or an officer of a licensee of, any facility licensed by the department pursuant to this chapter.</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"(b)  If the department determines that the person had previously applied for a license under any of the chapters listed in paragraph (1) of subdivision (a) and the application was denied within the last year, the department shall exclude the person from, and remove the person from the position of a member of the board of directors, the executive director, or an officer of a licensee of, any facility licensed by the department pursuant to this chapter and as follows: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"(1)  In cases where the applicant petitioned for a hearing, the department shall exclude the person from, and remove the person from the position of a member of the board of directors, the executive director, or an officer of a licensee of, any facility licensed by the department pursuant to this chapter until one year has elapsed from the effective date of the decision and order of the department upholding a denial.</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"(2)  In cases where the department informed the applicant of his or her right to petition for a hearing and the applicant did not petition for a hearing, the department shall exclude the person from, and remove the person from the position of a member of the board of directors, the executive director, or an officer of a licensee of, any facility licensed by the department pursuant to this chapter until one year has elapsed from the date of the notification of the denial and the right to petition for a hearing.</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CONTINUES</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8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6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3C981" id="Rectangle 620"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xw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HHA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89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6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AA725" id="Rectangle 621"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3W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743d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Page 76.4</w:t>
      </w:r>
    </w:p>
    <w:p w:rsidR="005E56E1" w:rsidRPr="00D2785C" w:rsidRDefault="005E56E1">
      <w:pPr>
        <w:pStyle w:val="Header"/>
        <w:spacing w:line="19" w:lineRule="exact"/>
        <w:jc w:val="both"/>
        <w:rPr>
          <w:rFonts w:ascii="Times New Roman" w:hAnsi="Times New Roman"/>
        </w:rPr>
      </w:pPr>
      <w:r w:rsidRPr="00D2785C">
        <w:rPr>
          <w:rFonts w:ascii="Times New Roman" w:hAnsi="Times New Roman"/>
        </w:rPr>
        <w:br w:type="page"/>
      </w:r>
    </w:p>
    <w:p w:rsidR="005E56E1" w:rsidRPr="00D2785C" w:rsidRDefault="005E56E1">
      <w:pPr>
        <w:pStyle w:val="Header"/>
        <w:jc w:val="both"/>
        <w:rPr>
          <w:rFonts w:ascii="Times New Roman" w:hAnsi="Times New Roman"/>
        </w:rPr>
      </w:pPr>
      <w:r w:rsidRPr="00D2785C">
        <w:rPr>
          <w:rFonts w:ascii="Times New Roman" w:hAnsi="Times New Roman"/>
        </w:rPr>
        <w:lastRenderedPageBreak/>
        <w:tab/>
      </w:r>
      <w:r w:rsidR="00FE1B5E" w:rsidRPr="00D2785C">
        <w:rPr>
          <w:rFonts w:ascii="Times New Roman" w:hAnsi="Times New Roman"/>
          <w:noProof/>
          <w:snapToGrid/>
        </w:rPr>
        <mc:AlternateContent>
          <mc:Choice Requires="wps">
            <w:drawing>
              <wp:anchor distT="0" distB="0" distL="114300" distR="114300" simplePos="0" relativeHeight="251752960" behindDoc="1" locked="0" layoutInCell="0" allowOverlap="1" wp14:anchorId="5B5DF44D" wp14:editId="3E7221D0">
                <wp:simplePos x="0" y="0"/>
                <wp:positionH relativeFrom="page">
                  <wp:posOffset>914400</wp:posOffset>
                </wp:positionH>
                <wp:positionV relativeFrom="paragraph">
                  <wp:posOffset>0</wp:posOffset>
                </wp:positionV>
                <wp:extent cx="5943600" cy="12065"/>
                <wp:effectExtent l="0" t="0" r="0" b="0"/>
                <wp:wrapNone/>
                <wp:docPr id="125"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AE329" id="Rectangle 644" o:spid="_x0000_s1026" style="position:absolute;margin-left:1in;margin-top:0;width:468pt;height:.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7Fn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JGgPQTpI8hGxbZjKCH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E7Fn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smartTag w:uri="urn:schemas-microsoft-com:office:smarttags" w:element="place">
        <w:smartTag w:uri="urn:schemas-microsoft-com:office:smarttags" w:element="PlaceName">
          <w:r w:rsidRPr="00D2785C">
            <w:rPr>
              <w:rFonts w:ascii="Times New Roman" w:hAnsi="Times New Roman"/>
            </w:rPr>
            <w:t>CHILD</w:t>
          </w:r>
        </w:smartTag>
        <w:r w:rsidRPr="00D2785C">
          <w:rPr>
            <w:rFonts w:ascii="Times New Roman" w:hAnsi="Times New Roman"/>
          </w:rPr>
          <w:t xml:space="preserve"> </w:t>
        </w:r>
        <w:smartTag w:uri="urn:schemas-microsoft-com:office:smarttags" w:element="PlaceName">
          <w:r w:rsidRPr="00D2785C">
            <w:rPr>
              <w:rFonts w:ascii="Times New Roman" w:hAnsi="Times New Roman"/>
            </w:rPr>
            <w:t>CARE</w:t>
          </w:r>
        </w:smartTag>
        <w:r w:rsidRPr="00D2785C">
          <w:rPr>
            <w:rFonts w:ascii="Times New Roman" w:hAnsi="Times New Roman"/>
          </w:rPr>
          <w:t xml:space="preserve"> </w:t>
        </w:r>
        <w:smartTag w:uri="urn:schemas-microsoft-com:office:smarttags" w:element="PlaceType">
          <w:r w:rsidRPr="00D2785C">
            <w:rPr>
              <w:rFonts w:ascii="Times New Roman" w:hAnsi="Times New Roman"/>
            </w:rPr>
            <w:t>CENTER</w:t>
          </w:r>
        </w:smartTag>
      </w:smartTag>
    </w:p>
    <w:p w:rsidR="005E56E1" w:rsidRPr="00D2785C" w:rsidRDefault="005E56E1">
      <w:pPr>
        <w:pStyle w:val="Header"/>
        <w:jc w:val="both"/>
        <w:rPr>
          <w:rFonts w:ascii="Times New Roman" w:hAnsi="Times New Roman"/>
        </w:rPr>
      </w:pPr>
      <w:r w:rsidRPr="00D2785C">
        <w:rPr>
          <w:rFonts w:ascii="Times New Roman" w:hAnsi="Times New Roman"/>
        </w:rPr>
        <w:t>101208 (Cont.)</w:t>
      </w:r>
      <w:r w:rsidRPr="00D2785C">
        <w:rPr>
          <w:rFonts w:ascii="Times New Roman" w:hAnsi="Times New Roman"/>
        </w:rPr>
        <w:tab/>
        <w:t>GENERAL LICENSING REQUIREMENTS</w:t>
      </w:r>
      <w:r w:rsidRPr="00D2785C">
        <w:rPr>
          <w:rFonts w:ascii="Times New Roman" w:hAnsi="Times New Roman"/>
        </w:rPr>
        <w:tab/>
        <w:t>Regulations</w:t>
      </w:r>
    </w:p>
    <w:p w:rsidR="005E56E1" w:rsidRPr="00D2785C" w:rsidRDefault="000F5AEA">
      <w:pPr>
        <w:pStyle w:val="Head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1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6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90415" id="Rectangle 623"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Jn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URxM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Fqgm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2785C">
        <w:rPr>
          <w:rFonts w:ascii="Times New Roman" w:hAnsi="Times New Roman"/>
          <w:b/>
          <w:sz w:val="22"/>
        </w:rPr>
        <w:t>101208</w:t>
      </w:r>
      <w:r w:rsidRPr="00D2785C">
        <w:rPr>
          <w:rFonts w:ascii="Times New Roman" w:hAnsi="Times New Roman"/>
          <w:b/>
          <w:sz w:val="22"/>
        </w:rPr>
        <w:tab/>
        <w:t xml:space="preserve">EXCLUSIONS  </w:t>
      </w:r>
      <w:r w:rsidRPr="00D2785C">
        <w:rPr>
          <w:rFonts w:ascii="Times New Roman" w:hAnsi="Times New Roman"/>
          <w:sz w:val="22"/>
        </w:rPr>
        <w:t>(Continued)</w:t>
      </w:r>
      <w:r w:rsidRPr="00D2785C">
        <w:rPr>
          <w:rFonts w:ascii="Times New Roman" w:hAnsi="Times New Roman"/>
          <w:b/>
          <w:sz w:val="22"/>
        </w:rPr>
        <w:tab/>
      </w:r>
      <w:r w:rsidRPr="00D2785C">
        <w:rPr>
          <w:rFonts w:ascii="Times New Roman" w:hAnsi="Times New Roman"/>
          <w:b/>
          <w:sz w:val="22"/>
        </w:rPr>
        <w:tab/>
      </w:r>
      <w:r w:rsidRPr="00D2785C">
        <w:rPr>
          <w:rFonts w:ascii="Times New Roman" w:hAnsi="Times New Roman"/>
          <w:b/>
          <w:sz w:val="22"/>
        </w:rPr>
        <w:tab/>
        <w:t>101208</w:t>
      </w:r>
    </w:p>
    <w:p w:rsidR="005E56E1" w:rsidRPr="00D2785C" w:rsidRDefault="005E56E1">
      <w:pPr>
        <w:tabs>
          <w:tab w:val="center" w:pos="4680"/>
          <w:tab w:val="right" w:pos="9360"/>
        </w:tabs>
        <w:jc w:val="both"/>
        <w:rPr>
          <w:rFonts w:ascii="Times New Roman" w:hAnsi="Times New Roman"/>
          <w:b/>
          <w:sz w:val="22"/>
        </w:rPr>
      </w:pPr>
      <w:r w:rsidRPr="00D2785C">
        <w:rPr>
          <w:rFonts w:ascii="Times New Roman" w:hAnsi="Times New Roman"/>
          <w:b/>
          <w:sz w:val="22"/>
          <w:u w:val="double"/>
        </w:rPr>
        <w:tab/>
      </w:r>
      <w:r w:rsidRPr="00D2785C">
        <w:rPr>
          <w:rFonts w:ascii="Times New Roman" w:hAnsi="Times New Roman"/>
          <w:b/>
          <w:sz w:val="22"/>
          <w:u w:val="double"/>
        </w:rPr>
        <w:tab/>
      </w: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rPr>
        <w:tab/>
        <w:t>HANDBOOK CONTINUES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"(c)  If the department determines that the person had previously applied for a certificate of approval with a foster family agency and the department ordered the foster family agency to deny the application pursuant to subdivision (b) of Section 1534, the department shall exclude the person from, and remove the person from the position of a member of the board of directors, the executive director, or an officer of a licensee of, any facility licensed by the department pursuant to this chapter and as follows:</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"(1)  In cases where the applicant petitioned for a hearing, the department shall exclude the person from, and remove the person from the position of a member of the board of directors, the executive director, or an officer of a licensee of, any facility licensed by the department pursuant to this chapter until one year has elapsed from the effective date of the decision and order of the department upholding a denial.</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"(2)  In cases where the department informed the applicant of his or her right to petition for a hearing and the applicant did not petition for a hearing, the department shall exclude the person from, and remove the person from the position of a member of the board of directors, the executive director, or an officer of a licensee of, any facility licensed by the department pursuant to this chapter until one year has elapsed from the date of the notification of the denial and the right to petition for a hearing.</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"(d)  Exclusion or removal of an individual pursuant to this section shall not be considered an order of exclusion for purposes of Section 1598.8897 or any other law.</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C259E6">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D2785C">
        <w:rPr>
          <w:rFonts w:ascii="Times New Roman" w:hAnsi="Times New Roman"/>
          <w:sz w:val="22"/>
        </w:rPr>
        <w:t>"(e)  The department may determine not to exclude a person from, or remove him or her from the position of, a member of the board of directors, the executive director, or an officer of a licensee of, any facility licensed by the department pursuant to this chapter if it has been determined that the reasons for the denial of the application or revocation of the facility license or certificate of approval were due to circumstances or conditions that either have been corrected or are no longer in existence."</w:t>
      </w:r>
    </w:p>
    <w:p w:rsidR="005E56E1" w:rsidRPr="00D2785C" w:rsidRDefault="005E56E1">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p>
    <w:p w:rsidR="005E56E1" w:rsidRPr="00D2785C" w:rsidRDefault="005E56E1">
      <w:pPr>
        <w:tabs>
          <w:tab w:val="center" w:pos="4680"/>
          <w:tab w:val="right" w:pos="9360"/>
        </w:tabs>
        <w:jc w:val="both"/>
        <w:rPr>
          <w:rFonts w:ascii="Times New Roman" w:hAnsi="Times New Roman"/>
          <w:sz w:val="22"/>
        </w:rPr>
      </w:pPr>
      <w:r w:rsidRPr="00D2785C">
        <w:rPr>
          <w:rFonts w:ascii="Times New Roman" w:hAnsi="Times New Roman"/>
          <w:b/>
          <w:sz w:val="22"/>
          <w:u w:val="double"/>
        </w:rPr>
        <w:tab/>
        <w:t>HANDBOOK ENDS HERE</w:t>
      </w:r>
      <w:r w:rsidRPr="00D2785C">
        <w:rPr>
          <w:rFonts w:ascii="Times New Roman" w:hAnsi="Times New Roman"/>
          <w:b/>
          <w:sz w:val="22"/>
          <w:u w:val="double"/>
        </w:rPr>
        <w:tab/>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C259E6">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r w:rsidRPr="00D2785C">
        <w:rPr>
          <w:rFonts w:ascii="Times New Roman" w:hAnsi="Times New Roman"/>
          <w:sz w:val="22"/>
        </w:rPr>
        <w:t>NOTE: Authority cited:  Section 1596.81, Health and Safety Code.  Reference:  Sections 1596.8897 and 1596.8898, Health and Safety Code.</w:t>
      </w:r>
    </w:p>
    <w:p w:rsidR="005E56E1" w:rsidRPr="00D2785C" w:rsidRDefault="005E56E1">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rsidR="005E56E1" w:rsidRPr="00D2785C" w:rsidRDefault="005E56E1">
      <w:pPr>
        <w:tabs>
          <w:tab w:val="left" w:pos="720"/>
          <w:tab w:val="left" w:pos="1440"/>
          <w:tab w:val="left" w:pos="2160"/>
          <w:tab w:val="left" w:pos="2880"/>
          <w:tab w:val="left" w:pos="3600"/>
          <w:tab w:val="left" w:pos="4320"/>
          <w:tab w:val="left" w:pos="5040"/>
          <w:tab w:val="left" w:pos="5760"/>
          <w:tab w:val="left" w:pos="7920"/>
          <w:tab w:val="left" w:pos="900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b/>
          <w:sz w:val="22"/>
        </w:rPr>
        <w:t>101210</w:t>
      </w:r>
      <w:r w:rsidRPr="00D2785C">
        <w:rPr>
          <w:rFonts w:ascii="Times New Roman" w:hAnsi="Times New Roman"/>
          <w:b/>
          <w:sz w:val="22"/>
        </w:rPr>
        <w:tab/>
        <w:t>UNLICENSED FACILITY ADMINISTRATIVE APPEAL</w:t>
      </w:r>
      <w:r w:rsidRPr="00D2785C">
        <w:rPr>
          <w:rFonts w:ascii="Times New Roman" w:hAnsi="Times New Roman"/>
          <w:b/>
          <w:sz w:val="22"/>
        </w:rPr>
        <w:tab/>
        <w:t>101210</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D2785C">
        <w:rPr>
          <w:rFonts w:ascii="Times New Roman" w:hAnsi="Times New Roman"/>
          <w:sz w:val="22"/>
        </w:rPr>
        <w:t xml:space="preserve">Repealed by Manual Letter No. CCL-98-11, effective </w:t>
      </w:r>
      <w:smartTag w:uri="urn:schemas-microsoft-com:office:smarttags" w:element="date">
        <w:smartTagPr>
          <w:attr w:name="Month" w:val="11"/>
          <w:attr w:name="Day" w:val="1"/>
          <w:attr w:name="Year" w:val="1998"/>
        </w:smartTagPr>
        <w:r w:rsidRPr="00D2785C">
          <w:rPr>
            <w:rFonts w:ascii="Times New Roman" w:hAnsi="Times New Roman"/>
            <w:sz w:val="22"/>
          </w:rPr>
          <w:t>11/1/98</w:t>
        </w:r>
      </w:smartTag>
      <w:r w:rsidRPr="00D2785C">
        <w:rPr>
          <w:rFonts w:ascii="Times New Roman" w:hAnsi="Times New Roman"/>
          <w:sz w:val="22"/>
        </w:rPr>
        <w:t>.</w:t>
      </w: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5E56E1">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F2779A" w:rsidRPr="00D2785C" w:rsidRDefault="00F2779A">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2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6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13F5C" id="Rectangle 624"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Qek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wErSDEH0C0ajYtgzFEXGk2IO51cbSg9FI6+cyTCc3yTr2CpKlHpkUEy8jaeGFSZQW02ixiFfk&#10;lz1dsXIGP6mo4Xt21Bhm/o7EIdxWnsQ/42C0pxDS0AbQd34d/52n/tDrmeNmM8EN7/s7ZSno/laW&#10;3zQSctkATbZQSg4NoxWoOsI9OWANDUfRZngvK5CH7ox0qjzUqrOAEET04DLq8ZRRVqcSJqcZmcQB&#10;JF4Ja2EUxNODw8fDvdLmLZMdsoMcK9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R5B6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pPr>
        <w:pStyle w:val="Footer"/>
        <w:tabs>
          <w:tab w:val="center" w:pos="4680"/>
        </w:tabs>
        <w:jc w:val="both"/>
        <w:rPr>
          <w:rFonts w:ascii="Times New Roman" w:hAnsi="Times New Roman"/>
        </w:rPr>
      </w:pPr>
      <w:r w:rsidRPr="00D2785C">
        <w:rPr>
          <w:rFonts w:ascii="Times New Roman" w:hAnsi="Times New Roman"/>
        </w:rPr>
        <w:tab/>
        <w:t>CALIFORNIA-DSS-MANUAL-CCL</w:t>
      </w:r>
    </w:p>
    <w:p w:rsidR="005E56E1" w:rsidRPr="00D2785C" w:rsidRDefault="005E56E1">
      <w:pPr>
        <w:pStyle w:val="Footer"/>
        <w:jc w:val="both"/>
        <w:rPr>
          <w:rFonts w:ascii="Times New Roman" w:hAnsi="Times New Roman"/>
        </w:rPr>
      </w:pPr>
      <w:r w:rsidRPr="00D2785C">
        <w:rPr>
          <w:rFonts w:ascii="Times New Roman" w:hAnsi="Times New Roman"/>
        </w:rPr>
        <w:t>MANUAL LETTER NO. CCL-00-19</w:t>
      </w:r>
      <w:r w:rsidRPr="00D2785C">
        <w:rPr>
          <w:rFonts w:ascii="Times New Roman" w:hAnsi="Times New Roman"/>
        </w:rPr>
        <w:tab/>
        <w:t xml:space="preserve">Effective   </w:t>
      </w:r>
      <w:smartTag w:uri="urn:schemas-microsoft-com:office:smarttags" w:element="date">
        <w:smartTagPr>
          <w:attr w:name="Year" w:val="2000"/>
          <w:attr w:name="Day" w:val="3"/>
          <w:attr w:name="Month" w:val="11"/>
        </w:smartTagPr>
        <w:r w:rsidRPr="00D2785C">
          <w:rPr>
            <w:rFonts w:ascii="Times New Roman" w:hAnsi="Times New Roman"/>
          </w:rPr>
          <w:t>11/3/00</w:t>
        </w:r>
      </w:smartTag>
    </w:p>
    <w:p w:rsidR="005E56E1" w:rsidRPr="00D2785C" w:rsidRDefault="000F5AEA">
      <w:pPr>
        <w:pStyle w:val="Footer"/>
        <w:spacing w:line="19" w:lineRule="exact"/>
        <w:jc w:val="both"/>
        <w:rPr>
          <w:rFonts w:ascii="Times New Roman" w:hAnsi="Times New Roman"/>
        </w:rPr>
      </w:pPr>
      <w:r w:rsidRPr="00D2785C">
        <w:rPr>
          <w:rFonts w:ascii="Times New Roman" w:hAnsi="Times New Roman"/>
          <w:noProof/>
          <w:snapToGrid/>
        </w:rPr>
        <mc:AlternateContent>
          <mc:Choice Requires="wps">
            <w:drawing>
              <wp:anchor distT="0" distB="0" distL="114300" distR="114300" simplePos="0" relativeHeight="251693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6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E62BA" id="Rectangle 625"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xNv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acdBCiTyAa4duWojiI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HbE2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E56E1" w:rsidRPr="00D2785C" w:rsidRDefault="005E56E1" w:rsidP="00AE0429">
      <w:pPr>
        <w:pStyle w:val="Footer"/>
        <w:tabs>
          <w:tab w:val="center" w:pos="4680"/>
        </w:tabs>
        <w:jc w:val="both"/>
      </w:pPr>
      <w:r w:rsidRPr="00D2785C">
        <w:rPr>
          <w:rFonts w:ascii="Times New Roman" w:hAnsi="Times New Roman"/>
        </w:rPr>
        <w:tab/>
        <w:t>Page 76.5</w:t>
      </w:r>
      <w:bookmarkStart w:id="3" w:name="_GoBack"/>
      <w:bookmarkEnd w:id="3"/>
    </w:p>
    <w:sectPr w:rsidR="005E56E1" w:rsidRPr="00D2785C">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16"/>
    <w:rsid w:val="00000AF4"/>
    <w:rsid w:val="0000172E"/>
    <w:rsid w:val="0000293E"/>
    <w:rsid w:val="00017B3D"/>
    <w:rsid w:val="00045E13"/>
    <w:rsid w:val="00057A52"/>
    <w:rsid w:val="00071440"/>
    <w:rsid w:val="0009090E"/>
    <w:rsid w:val="000C6D4B"/>
    <w:rsid w:val="000F5AEA"/>
    <w:rsid w:val="00103BF0"/>
    <w:rsid w:val="001163A9"/>
    <w:rsid w:val="001565CC"/>
    <w:rsid w:val="001649E1"/>
    <w:rsid w:val="001760B3"/>
    <w:rsid w:val="001958FA"/>
    <w:rsid w:val="001B440C"/>
    <w:rsid w:val="001E23FA"/>
    <w:rsid w:val="001F1624"/>
    <w:rsid w:val="001F22CF"/>
    <w:rsid w:val="001F7310"/>
    <w:rsid w:val="00206126"/>
    <w:rsid w:val="00206576"/>
    <w:rsid w:val="00225DCA"/>
    <w:rsid w:val="002313E7"/>
    <w:rsid w:val="00235026"/>
    <w:rsid w:val="00242D4D"/>
    <w:rsid w:val="00275B16"/>
    <w:rsid w:val="002C52E9"/>
    <w:rsid w:val="002E43E2"/>
    <w:rsid w:val="003038E2"/>
    <w:rsid w:val="00313200"/>
    <w:rsid w:val="00336747"/>
    <w:rsid w:val="003436BA"/>
    <w:rsid w:val="0034619E"/>
    <w:rsid w:val="00361DAD"/>
    <w:rsid w:val="0037006F"/>
    <w:rsid w:val="00374DCA"/>
    <w:rsid w:val="00384677"/>
    <w:rsid w:val="003A308F"/>
    <w:rsid w:val="003F2446"/>
    <w:rsid w:val="004121A6"/>
    <w:rsid w:val="004143A6"/>
    <w:rsid w:val="004267B4"/>
    <w:rsid w:val="0044114E"/>
    <w:rsid w:val="00482B70"/>
    <w:rsid w:val="00495F14"/>
    <w:rsid w:val="004A44BD"/>
    <w:rsid w:val="004D1CD8"/>
    <w:rsid w:val="004D3CB3"/>
    <w:rsid w:val="004E5F9C"/>
    <w:rsid w:val="004F2BF4"/>
    <w:rsid w:val="004F6586"/>
    <w:rsid w:val="00523615"/>
    <w:rsid w:val="00530FB5"/>
    <w:rsid w:val="00536399"/>
    <w:rsid w:val="00536FC8"/>
    <w:rsid w:val="00550B64"/>
    <w:rsid w:val="005553F0"/>
    <w:rsid w:val="0058720C"/>
    <w:rsid w:val="005970D9"/>
    <w:rsid w:val="005A148E"/>
    <w:rsid w:val="005A2DFB"/>
    <w:rsid w:val="005A6994"/>
    <w:rsid w:val="005C595B"/>
    <w:rsid w:val="005E56E1"/>
    <w:rsid w:val="005F5D65"/>
    <w:rsid w:val="006076F5"/>
    <w:rsid w:val="006119B1"/>
    <w:rsid w:val="0062400B"/>
    <w:rsid w:val="00626081"/>
    <w:rsid w:val="00626D85"/>
    <w:rsid w:val="00660A5B"/>
    <w:rsid w:val="0066332D"/>
    <w:rsid w:val="0066402C"/>
    <w:rsid w:val="006D2244"/>
    <w:rsid w:val="006E1E47"/>
    <w:rsid w:val="00703178"/>
    <w:rsid w:val="0073228D"/>
    <w:rsid w:val="007651BE"/>
    <w:rsid w:val="00774511"/>
    <w:rsid w:val="00784A7B"/>
    <w:rsid w:val="007A2003"/>
    <w:rsid w:val="007A2677"/>
    <w:rsid w:val="008114CA"/>
    <w:rsid w:val="0082398A"/>
    <w:rsid w:val="00824723"/>
    <w:rsid w:val="008271CD"/>
    <w:rsid w:val="008456AD"/>
    <w:rsid w:val="00867A62"/>
    <w:rsid w:val="00882E4E"/>
    <w:rsid w:val="00885800"/>
    <w:rsid w:val="0089130C"/>
    <w:rsid w:val="00897015"/>
    <w:rsid w:val="008B203C"/>
    <w:rsid w:val="008C26FE"/>
    <w:rsid w:val="008C5FD2"/>
    <w:rsid w:val="008C723B"/>
    <w:rsid w:val="008E1274"/>
    <w:rsid w:val="008F457C"/>
    <w:rsid w:val="008F6DC5"/>
    <w:rsid w:val="00905615"/>
    <w:rsid w:val="009156BC"/>
    <w:rsid w:val="00931E9F"/>
    <w:rsid w:val="009362F7"/>
    <w:rsid w:val="009405AA"/>
    <w:rsid w:val="0095216C"/>
    <w:rsid w:val="00962E08"/>
    <w:rsid w:val="009A3CBC"/>
    <w:rsid w:val="009B28BE"/>
    <w:rsid w:val="009B2F7C"/>
    <w:rsid w:val="009C097F"/>
    <w:rsid w:val="009E4E1C"/>
    <w:rsid w:val="009F1FE6"/>
    <w:rsid w:val="009F4E6A"/>
    <w:rsid w:val="00A00326"/>
    <w:rsid w:val="00A23F0B"/>
    <w:rsid w:val="00A54700"/>
    <w:rsid w:val="00A72B90"/>
    <w:rsid w:val="00AA1166"/>
    <w:rsid w:val="00AC28D1"/>
    <w:rsid w:val="00AE0429"/>
    <w:rsid w:val="00AE2961"/>
    <w:rsid w:val="00AE7652"/>
    <w:rsid w:val="00B201C0"/>
    <w:rsid w:val="00B23316"/>
    <w:rsid w:val="00B3478F"/>
    <w:rsid w:val="00B51A11"/>
    <w:rsid w:val="00B55BFA"/>
    <w:rsid w:val="00B625B3"/>
    <w:rsid w:val="00B93C58"/>
    <w:rsid w:val="00BB31DE"/>
    <w:rsid w:val="00BD6028"/>
    <w:rsid w:val="00BD7E58"/>
    <w:rsid w:val="00BE0207"/>
    <w:rsid w:val="00BE2132"/>
    <w:rsid w:val="00BE26BA"/>
    <w:rsid w:val="00C07261"/>
    <w:rsid w:val="00C17939"/>
    <w:rsid w:val="00C259E6"/>
    <w:rsid w:val="00C37E1F"/>
    <w:rsid w:val="00C47020"/>
    <w:rsid w:val="00C649B1"/>
    <w:rsid w:val="00C6589A"/>
    <w:rsid w:val="00CA4A48"/>
    <w:rsid w:val="00CB0981"/>
    <w:rsid w:val="00CB7692"/>
    <w:rsid w:val="00CE5DF0"/>
    <w:rsid w:val="00D05F99"/>
    <w:rsid w:val="00D27269"/>
    <w:rsid w:val="00D2785C"/>
    <w:rsid w:val="00D33F90"/>
    <w:rsid w:val="00D479A1"/>
    <w:rsid w:val="00D71BFE"/>
    <w:rsid w:val="00D740C8"/>
    <w:rsid w:val="00D74232"/>
    <w:rsid w:val="00D84E2F"/>
    <w:rsid w:val="00D92CCD"/>
    <w:rsid w:val="00D95B60"/>
    <w:rsid w:val="00DA57BD"/>
    <w:rsid w:val="00E03B67"/>
    <w:rsid w:val="00E21F95"/>
    <w:rsid w:val="00E5469D"/>
    <w:rsid w:val="00EB12EC"/>
    <w:rsid w:val="00ED52BF"/>
    <w:rsid w:val="00EE09EE"/>
    <w:rsid w:val="00EE0D1B"/>
    <w:rsid w:val="00EF6DC5"/>
    <w:rsid w:val="00EF731F"/>
    <w:rsid w:val="00F1052D"/>
    <w:rsid w:val="00F26708"/>
    <w:rsid w:val="00F2779A"/>
    <w:rsid w:val="00F579FC"/>
    <w:rsid w:val="00F604CC"/>
    <w:rsid w:val="00F70900"/>
    <w:rsid w:val="00F85242"/>
    <w:rsid w:val="00F9185D"/>
    <w:rsid w:val="00FC6ADD"/>
    <w:rsid w:val="00FD5EB7"/>
    <w:rsid w:val="00FE1B5E"/>
    <w:rsid w:val="00FF0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66498553-2B2A-466F-BEC9-4A1620B2C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link w:val="Heading1Char"/>
    <w:uiPriority w:val="9"/>
    <w:qFormat/>
    <w:rsid w:val="000F5AEA"/>
    <w:pPr>
      <w:tabs>
        <w:tab w:val="center" w:pos="4680"/>
        <w:tab w:val="right" w:pos="9360"/>
      </w:tabs>
      <w:jc w:val="both"/>
      <w:outlineLvl w:val="0"/>
    </w:pPr>
    <w:rPr>
      <w:rFonts w:ascii="Times New Roman" w:hAnsi="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odyTextIndent">
    <w:name w:val="Body Text Indent"/>
    <w:basedOn w:val="Normal"/>
    <w:rsid w:val="00B625B3"/>
    <w:pPr>
      <w:widowControl/>
      <w:tabs>
        <w:tab w:val="left" w:pos="576"/>
        <w:tab w:val="left" w:pos="1152"/>
        <w:tab w:val="left" w:pos="1728"/>
        <w:tab w:val="left" w:pos="2304"/>
        <w:tab w:val="left" w:pos="2880"/>
        <w:tab w:val="left" w:pos="3456"/>
        <w:tab w:val="left" w:pos="4032"/>
        <w:tab w:val="left" w:pos="4608"/>
        <w:tab w:val="left" w:pos="5184"/>
      </w:tabs>
      <w:ind w:left="540" w:hanging="540"/>
      <w:jc w:val="both"/>
    </w:pPr>
    <w:rPr>
      <w:rFonts w:ascii="Times New Roman" w:hAnsi="Times New Roman"/>
      <w:snapToGrid/>
    </w:rPr>
  </w:style>
  <w:style w:type="paragraph" w:styleId="BodyText2">
    <w:name w:val="Body Text 2"/>
    <w:basedOn w:val="Normal"/>
    <w:rsid w:val="0082398A"/>
    <w:pPr>
      <w:spacing w:after="120" w:line="480" w:lineRule="auto"/>
    </w:pPr>
  </w:style>
  <w:style w:type="paragraph" w:styleId="BalloonText">
    <w:name w:val="Balloon Text"/>
    <w:basedOn w:val="Normal"/>
    <w:semiHidden/>
    <w:rsid w:val="00774511"/>
    <w:rPr>
      <w:rFonts w:ascii="Tahoma" w:hAnsi="Tahoma" w:cs="Tahoma"/>
      <w:sz w:val="16"/>
      <w:szCs w:val="16"/>
    </w:rPr>
  </w:style>
  <w:style w:type="character" w:customStyle="1" w:styleId="Heading1Char">
    <w:name w:val="Heading 1 Char"/>
    <w:basedOn w:val="DefaultParagraphFont"/>
    <w:link w:val="Heading1"/>
    <w:uiPriority w:val="9"/>
    <w:rsid w:val="000F5AEA"/>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8151</Words>
  <Characters>46466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54508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3</cp:revision>
  <cp:lastPrinted>2005-06-14T23:17:00Z</cp:lastPrinted>
  <dcterms:created xsi:type="dcterms:W3CDTF">2021-03-10T19:26:00Z</dcterms:created>
  <dcterms:modified xsi:type="dcterms:W3CDTF">2021-05-03T23:26:00Z</dcterms:modified>
</cp:coreProperties>
</file>